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41F7D" w14:textId="5671E69E" w:rsidR="00F377D0" w:rsidRDefault="00F377D0">
      <w:pPr>
        <w:pStyle w:val="TOCHeading"/>
        <w:rPr>
          <w:ins w:id="0" w:author="Sudhanshu Satyam" w:date="2020-08-19T10:09:00Z"/>
          <w:rFonts w:cstheme="minorHAnsi"/>
          <w:b/>
          <w:bCs/>
          <w:color w:val="000100"/>
          <w:sz w:val="52"/>
          <w:szCs w:val="52"/>
          <w:shd w:val="clear" w:color="auto" w:fill="FFFFFF"/>
        </w:rPr>
      </w:pPr>
    </w:p>
    <w:p w14:paraId="6AA92652" w14:textId="77777777" w:rsidR="00143998" w:rsidRPr="00143998" w:rsidDel="00143998" w:rsidRDefault="00143998">
      <w:pPr>
        <w:rPr>
          <w:del w:id="1" w:author="Sudhanshu Satyam" w:date="2020-08-19T10:09:00Z"/>
          <w:rPrChange w:id="2" w:author="Sudhanshu Satyam" w:date="2020-08-19T10:09:00Z">
            <w:rPr>
              <w:del w:id="3" w:author="Sudhanshu Satyam" w:date="2020-08-19T10:09:00Z"/>
              <w:rFonts w:cstheme="minorHAnsi"/>
              <w:b/>
              <w:bCs/>
              <w:color w:val="000100"/>
              <w:sz w:val="52"/>
              <w:szCs w:val="52"/>
              <w:shd w:val="clear" w:color="auto" w:fill="FFFFFF"/>
            </w:rPr>
          </w:rPrChange>
        </w:rPr>
        <w:pPrChange w:id="4" w:author="Sudhanshu Satyam" w:date="2020-08-19T10:09:00Z">
          <w:pPr>
            <w:pStyle w:val="TOCHeading"/>
          </w:pPr>
        </w:pPrChange>
      </w:pPr>
    </w:p>
    <w:p w14:paraId="6604D8A5" w14:textId="77D447AA" w:rsidR="00F377D0" w:rsidDel="00143998" w:rsidRDefault="00F377D0">
      <w:pPr>
        <w:pStyle w:val="TOCHeading"/>
        <w:rPr>
          <w:del w:id="5" w:author="Sudhanshu Satyam" w:date="2020-08-19T10:09:00Z"/>
          <w:rFonts w:cstheme="minorHAnsi"/>
          <w:b/>
          <w:bCs/>
          <w:color w:val="000100"/>
          <w:sz w:val="52"/>
          <w:szCs w:val="52"/>
          <w:shd w:val="clear" w:color="auto" w:fill="FFFFFF"/>
        </w:rPr>
      </w:pPr>
    </w:p>
    <w:p w14:paraId="25CE3C7F" w14:textId="73F391CD" w:rsidR="00DA2B58" w:rsidDel="00143998" w:rsidRDefault="00DA2B58" w:rsidP="00DA2B58">
      <w:pPr>
        <w:rPr>
          <w:del w:id="6" w:author="Sudhanshu Satyam" w:date="2020-08-19T10:09:00Z"/>
        </w:rPr>
      </w:pPr>
    </w:p>
    <w:p w14:paraId="622D521E" w14:textId="7FB4316B" w:rsidR="00DA2B58" w:rsidDel="00143998" w:rsidRDefault="00DA2B58" w:rsidP="00DA2B58">
      <w:pPr>
        <w:rPr>
          <w:del w:id="7" w:author="Sudhanshu Satyam" w:date="2020-08-19T10:09:00Z"/>
        </w:rPr>
      </w:pPr>
    </w:p>
    <w:p w14:paraId="3ED8E4FC" w14:textId="21D56EFE" w:rsidR="00DA2B58" w:rsidDel="00143998" w:rsidRDefault="00DA2B58" w:rsidP="00DA2B58">
      <w:pPr>
        <w:rPr>
          <w:del w:id="8" w:author="Sudhanshu Satyam" w:date="2020-08-19T10:09:00Z"/>
        </w:rPr>
      </w:pPr>
    </w:p>
    <w:p w14:paraId="140FB8C7" w14:textId="3A306E1B" w:rsidR="00DA2B58" w:rsidDel="00143998" w:rsidRDefault="00DA2B58" w:rsidP="00DA2B58">
      <w:pPr>
        <w:rPr>
          <w:del w:id="9" w:author="Sudhanshu Satyam" w:date="2020-08-19T10:09:00Z"/>
        </w:rPr>
      </w:pPr>
    </w:p>
    <w:p w14:paraId="6EFCC40B" w14:textId="71F9C9B6" w:rsidR="00DA2B58" w:rsidDel="00143998" w:rsidRDefault="00DA2B58" w:rsidP="00DA2B58">
      <w:pPr>
        <w:rPr>
          <w:del w:id="10" w:author="Sudhanshu Satyam" w:date="2020-08-19T10:09:00Z"/>
        </w:rPr>
      </w:pPr>
    </w:p>
    <w:p w14:paraId="16BC44BB" w14:textId="77777777" w:rsidR="00DA2B58" w:rsidRPr="00DA2B58" w:rsidRDefault="00DA2B58" w:rsidP="00DA2B58"/>
    <w:p w14:paraId="0CA7E263" w14:textId="3AF73B36" w:rsidR="00F377D0" w:rsidRPr="00016B18" w:rsidRDefault="00F377D0">
      <w:pPr>
        <w:pStyle w:val="TOCHeading"/>
        <w:rPr>
          <w:sz w:val="56"/>
          <w:szCs w:val="56"/>
        </w:rPr>
      </w:pPr>
      <w:r w:rsidRPr="00016B18">
        <w:rPr>
          <w:rFonts w:cstheme="minorHAnsi"/>
          <w:b/>
          <w:bCs/>
          <w:color w:val="000100"/>
          <w:sz w:val="56"/>
          <w:szCs w:val="56"/>
          <w:shd w:val="clear" w:color="auto" w:fill="FFFFFF"/>
        </w:rPr>
        <w:t xml:space="preserve">Build </w:t>
      </w:r>
      <w:del w:id="11" w:author="Sudhanshu Satyam" w:date="2020-08-10T09:11:00Z">
        <w:r w:rsidRPr="00016B18" w:rsidDel="00395FF1">
          <w:rPr>
            <w:rFonts w:cstheme="minorHAnsi"/>
            <w:b/>
            <w:bCs/>
            <w:color w:val="000100"/>
            <w:sz w:val="56"/>
            <w:szCs w:val="56"/>
            <w:shd w:val="clear" w:color="auto" w:fill="FFFFFF"/>
          </w:rPr>
          <w:delText>a</w:delText>
        </w:r>
      </w:del>
      <w:ins w:id="12" w:author="Sudhanshu Satyam" w:date="2020-08-18T16:55:00Z">
        <w:r w:rsidR="003804F0">
          <w:rPr>
            <w:rFonts w:cstheme="minorHAnsi"/>
            <w:b/>
            <w:bCs/>
            <w:color w:val="000100"/>
            <w:sz w:val="56"/>
            <w:szCs w:val="56"/>
            <w:shd w:val="clear" w:color="auto" w:fill="FFFFFF"/>
          </w:rPr>
          <w:t>Restful</w:t>
        </w:r>
      </w:ins>
      <w:del w:id="13" w:author="Sudhanshu Satyam" w:date="2020-08-10T09:11:00Z">
        <w:r w:rsidRPr="00016B18" w:rsidDel="00395FF1">
          <w:rPr>
            <w:rFonts w:cstheme="minorHAnsi"/>
            <w:b/>
            <w:bCs/>
            <w:color w:val="000100"/>
            <w:sz w:val="56"/>
            <w:szCs w:val="56"/>
            <w:shd w:val="clear" w:color="auto" w:fill="FFFFFF"/>
          </w:rPr>
          <w:delText xml:space="preserve"> REST Web</w:delText>
        </w:r>
      </w:del>
      <w:ins w:id="14" w:author="Sudhanshu Satyam" w:date="2020-08-10T09:11:00Z">
        <w:r w:rsidR="00395FF1">
          <w:rPr>
            <w:rFonts w:cstheme="minorHAnsi"/>
            <w:b/>
            <w:bCs/>
            <w:color w:val="000100"/>
            <w:sz w:val="56"/>
            <w:szCs w:val="56"/>
            <w:shd w:val="clear" w:color="auto" w:fill="FFFFFF"/>
          </w:rPr>
          <w:t xml:space="preserve"> </w:t>
        </w:r>
      </w:ins>
      <w:del w:id="15" w:author="Sudhanshu Satyam" w:date="2020-08-10T09:11:00Z">
        <w:r w:rsidRPr="00016B18" w:rsidDel="00395FF1">
          <w:rPr>
            <w:rFonts w:cstheme="minorHAnsi"/>
            <w:b/>
            <w:bCs/>
            <w:color w:val="000100"/>
            <w:sz w:val="56"/>
            <w:szCs w:val="56"/>
            <w:shd w:val="clear" w:color="auto" w:fill="FFFFFF"/>
          </w:rPr>
          <w:delText xml:space="preserve"> </w:delText>
        </w:r>
      </w:del>
      <w:r w:rsidRPr="00016B18">
        <w:rPr>
          <w:rFonts w:cstheme="minorHAnsi"/>
          <w:b/>
          <w:bCs/>
          <w:color w:val="000100"/>
          <w:sz w:val="56"/>
          <w:szCs w:val="56"/>
          <w:shd w:val="clear" w:color="auto" w:fill="FFFFFF"/>
        </w:rPr>
        <w:t>Service</w:t>
      </w:r>
      <w:r w:rsidR="00DA2B58" w:rsidRPr="00016B18">
        <w:rPr>
          <w:rFonts w:cstheme="minorHAnsi"/>
          <w:b/>
          <w:bCs/>
          <w:color w:val="000100"/>
          <w:sz w:val="56"/>
          <w:szCs w:val="56"/>
          <w:shd w:val="clear" w:color="auto" w:fill="FFFFFF"/>
        </w:rPr>
        <w:t>s</w:t>
      </w:r>
      <w:r w:rsidRPr="00016B18">
        <w:rPr>
          <w:rFonts w:cstheme="minorHAnsi"/>
          <w:b/>
          <w:bCs/>
          <w:color w:val="000100"/>
          <w:sz w:val="56"/>
          <w:szCs w:val="56"/>
          <w:shd w:val="clear" w:color="auto" w:fill="FFFFFF"/>
        </w:rPr>
        <w:t xml:space="preserve"> Using </w:t>
      </w:r>
      <w:ins w:id="16" w:author="Sudhanshu Satyam" w:date="2020-08-18T16:55:00Z">
        <w:r w:rsidR="003804F0">
          <w:rPr>
            <w:rFonts w:cstheme="minorHAnsi"/>
            <w:b/>
            <w:bCs/>
            <w:color w:val="000100"/>
            <w:sz w:val="56"/>
            <w:szCs w:val="56"/>
            <w:shd w:val="clear" w:color="auto" w:fill="FFFFFF"/>
          </w:rPr>
          <w:t xml:space="preserve">Flask, </w:t>
        </w:r>
      </w:ins>
      <w:del w:id="17" w:author="Sudhanshu Satyam" w:date="2020-08-10T09:12:00Z">
        <w:r w:rsidRPr="00016B18" w:rsidDel="00395FF1">
          <w:rPr>
            <w:rFonts w:cstheme="minorHAnsi"/>
            <w:b/>
            <w:bCs/>
            <w:color w:val="000100"/>
            <w:sz w:val="56"/>
            <w:szCs w:val="56"/>
            <w:shd w:val="clear" w:color="auto" w:fill="FFFFFF"/>
          </w:rPr>
          <w:delText>Spring</w:delText>
        </w:r>
        <w:r w:rsidR="00D13ABC" w:rsidDel="00395FF1">
          <w:rPr>
            <w:rFonts w:cstheme="minorHAnsi"/>
            <w:b/>
            <w:bCs/>
            <w:color w:val="000100"/>
            <w:sz w:val="56"/>
            <w:szCs w:val="56"/>
            <w:shd w:val="clear" w:color="auto" w:fill="FFFFFF"/>
          </w:rPr>
          <w:delText xml:space="preserve">, </w:delText>
        </w:r>
      </w:del>
      <w:del w:id="18" w:author="Sudhanshu Satyam" w:date="2020-08-18T16:55:00Z">
        <w:r w:rsidR="00DA2B58" w:rsidRPr="00016B18" w:rsidDel="003804F0">
          <w:rPr>
            <w:rFonts w:cstheme="minorHAnsi"/>
            <w:b/>
            <w:bCs/>
            <w:color w:val="000100"/>
            <w:sz w:val="56"/>
            <w:szCs w:val="56"/>
            <w:shd w:val="clear" w:color="auto" w:fill="FFFFFF"/>
          </w:rPr>
          <w:delText>Spring</w:delText>
        </w:r>
      </w:del>
      <w:ins w:id="19" w:author="Sudhanshu Satyam" w:date="2020-08-18T16:55:00Z">
        <w:r w:rsidR="003804F0">
          <w:rPr>
            <w:rFonts w:cstheme="minorHAnsi"/>
            <w:b/>
            <w:bCs/>
            <w:color w:val="000100"/>
            <w:sz w:val="56"/>
            <w:szCs w:val="56"/>
            <w:shd w:val="clear" w:color="auto" w:fill="FFFFFF"/>
          </w:rPr>
          <w:t>Flask</w:t>
        </w:r>
      </w:ins>
      <w:r w:rsidR="00DA2B58" w:rsidRPr="00016B18">
        <w:rPr>
          <w:rFonts w:cstheme="minorHAnsi"/>
          <w:b/>
          <w:bCs/>
          <w:color w:val="000100"/>
          <w:sz w:val="56"/>
          <w:szCs w:val="56"/>
          <w:shd w:val="clear" w:color="auto" w:fill="FFFFFF"/>
        </w:rPr>
        <w:t xml:space="preserve"> </w:t>
      </w:r>
      <w:del w:id="20" w:author="Sudhanshu Satyam" w:date="2020-08-18T16:55:00Z">
        <w:r w:rsidR="00DA2B58" w:rsidRPr="00016B18" w:rsidDel="003804F0">
          <w:rPr>
            <w:rFonts w:cstheme="minorHAnsi"/>
            <w:b/>
            <w:bCs/>
            <w:color w:val="000100"/>
            <w:sz w:val="56"/>
            <w:szCs w:val="56"/>
            <w:shd w:val="clear" w:color="auto" w:fill="FFFFFF"/>
          </w:rPr>
          <w:delText>To</w:delText>
        </w:r>
      </w:del>
      <w:ins w:id="21" w:author="Sudhanshu Satyam" w:date="2020-08-18T16:55:00Z">
        <w:r w:rsidR="003804F0">
          <w:rPr>
            <w:rFonts w:cstheme="minorHAnsi"/>
            <w:b/>
            <w:bCs/>
            <w:color w:val="000100"/>
            <w:sz w:val="56"/>
            <w:szCs w:val="56"/>
            <w:shd w:val="clear" w:color="auto" w:fill="FFFFFF"/>
          </w:rPr>
          <w:t xml:space="preserve">– Restful, </w:t>
        </w:r>
      </w:ins>
      <w:del w:id="22" w:author="Sudhanshu Satyam" w:date="2020-08-18T16:55:00Z">
        <w:r w:rsidR="00DA2B58" w:rsidRPr="00016B18" w:rsidDel="003804F0">
          <w:rPr>
            <w:rFonts w:cstheme="minorHAnsi"/>
            <w:b/>
            <w:bCs/>
            <w:color w:val="000100"/>
            <w:sz w:val="56"/>
            <w:szCs w:val="56"/>
            <w:shd w:val="clear" w:color="auto" w:fill="FFFFFF"/>
          </w:rPr>
          <w:delText xml:space="preserve">ol </w:delText>
        </w:r>
      </w:del>
      <w:ins w:id="23" w:author="Sudhanshu Satyam" w:date="2020-08-18T16:55:00Z">
        <w:r w:rsidR="003804F0" w:rsidRPr="00016B18">
          <w:rPr>
            <w:rFonts w:cstheme="minorHAnsi"/>
            <w:b/>
            <w:bCs/>
            <w:color w:val="000100"/>
            <w:sz w:val="56"/>
            <w:szCs w:val="56"/>
            <w:shd w:val="clear" w:color="auto" w:fill="FFFFFF"/>
          </w:rPr>
          <w:t xml:space="preserve"> </w:t>
        </w:r>
      </w:ins>
      <w:del w:id="24" w:author="Sudhanshu Satyam" w:date="2020-08-18T16:55:00Z">
        <w:r w:rsidR="00DA2B58" w:rsidRPr="00016B18" w:rsidDel="003804F0">
          <w:rPr>
            <w:rFonts w:cstheme="minorHAnsi"/>
            <w:b/>
            <w:bCs/>
            <w:color w:val="000100"/>
            <w:sz w:val="56"/>
            <w:szCs w:val="56"/>
            <w:shd w:val="clear" w:color="auto" w:fill="FFFFFF"/>
          </w:rPr>
          <w:delText>Suite</w:delText>
        </w:r>
      </w:del>
      <w:ins w:id="25" w:author="Sudhanshu Satyam" w:date="2020-08-18T16:55:00Z">
        <w:r w:rsidR="003804F0">
          <w:rPr>
            <w:rFonts w:cstheme="minorHAnsi"/>
            <w:b/>
            <w:bCs/>
            <w:color w:val="000100"/>
            <w:sz w:val="56"/>
            <w:szCs w:val="56"/>
            <w:shd w:val="clear" w:color="auto" w:fill="FFFFFF"/>
          </w:rPr>
          <w:t>Python</w:t>
        </w:r>
      </w:ins>
      <w:ins w:id="26" w:author="Sudhanshu Satyam" w:date="2020-08-10T09:12:00Z">
        <w:r w:rsidR="00395FF1">
          <w:rPr>
            <w:rFonts w:cstheme="minorHAnsi"/>
            <w:b/>
            <w:bCs/>
            <w:color w:val="000100"/>
            <w:sz w:val="56"/>
            <w:szCs w:val="56"/>
            <w:shd w:val="clear" w:color="auto" w:fill="FFFFFF"/>
          </w:rPr>
          <w:t>,</w:t>
        </w:r>
      </w:ins>
      <w:r w:rsidR="00DA2B58" w:rsidRPr="00016B18">
        <w:rPr>
          <w:rFonts w:cstheme="minorHAnsi"/>
          <w:b/>
          <w:bCs/>
          <w:color w:val="000100"/>
          <w:sz w:val="56"/>
          <w:szCs w:val="56"/>
          <w:shd w:val="clear" w:color="auto" w:fill="FFFFFF"/>
        </w:rPr>
        <w:t xml:space="preserve"> </w:t>
      </w:r>
      <w:del w:id="27" w:author="Sudhanshu Satyam" w:date="2020-08-10T09:12:00Z">
        <w:r w:rsidR="00D13ABC" w:rsidDel="00395FF1">
          <w:rPr>
            <w:rFonts w:cstheme="minorHAnsi"/>
            <w:b/>
            <w:bCs/>
            <w:color w:val="000100"/>
            <w:sz w:val="56"/>
            <w:szCs w:val="56"/>
            <w:shd w:val="clear" w:color="auto" w:fill="FFFFFF"/>
          </w:rPr>
          <w:delText>and</w:delText>
        </w:r>
        <w:r w:rsidR="00DA2B58" w:rsidRPr="00016B18" w:rsidDel="00395FF1">
          <w:rPr>
            <w:rFonts w:cstheme="minorHAnsi"/>
            <w:b/>
            <w:bCs/>
            <w:color w:val="000100"/>
            <w:sz w:val="56"/>
            <w:szCs w:val="56"/>
            <w:shd w:val="clear" w:color="auto" w:fill="FFFFFF"/>
          </w:rPr>
          <w:delText xml:space="preserve"> </w:delText>
        </w:r>
      </w:del>
      <w:ins w:id="28" w:author="Sudhanshu Satyam" w:date="2020-08-18T16:56:00Z">
        <w:r w:rsidR="003804F0">
          <w:rPr>
            <w:rFonts w:cstheme="minorHAnsi"/>
            <w:b/>
            <w:bCs/>
            <w:color w:val="000100"/>
            <w:sz w:val="56"/>
            <w:szCs w:val="56"/>
            <w:shd w:val="clear" w:color="auto" w:fill="FFFFFF"/>
          </w:rPr>
          <w:t>Mongo Engine</w:t>
        </w:r>
      </w:ins>
      <w:del w:id="29" w:author="Sudhanshu Satyam" w:date="2020-08-18T16:56:00Z">
        <w:r w:rsidR="00DA2B58" w:rsidRPr="00016B18" w:rsidDel="003804F0">
          <w:rPr>
            <w:rFonts w:cstheme="minorHAnsi"/>
            <w:b/>
            <w:bCs/>
            <w:color w:val="000100"/>
            <w:sz w:val="56"/>
            <w:szCs w:val="56"/>
            <w:shd w:val="clear" w:color="auto" w:fill="FFFFFF"/>
          </w:rPr>
          <w:delText>Spring Boot</w:delText>
        </w:r>
      </w:del>
      <w:ins w:id="30" w:author="Sudhanshu Satyam" w:date="2020-08-10T09:12:00Z">
        <w:r w:rsidR="00395FF1">
          <w:rPr>
            <w:rFonts w:cstheme="minorHAnsi"/>
            <w:b/>
            <w:bCs/>
            <w:color w:val="000100"/>
            <w:sz w:val="56"/>
            <w:szCs w:val="56"/>
            <w:shd w:val="clear" w:color="auto" w:fill="FFFFFF"/>
          </w:rPr>
          <w:t xml:space="preserve"> &amp;</w:t>
        </w:r>
      </w:ins>
      <w:ins w:id="31" w:author="Sudhanshu Satyam" w:date="2020-08-18T16:56:00Z">
        <w:r w:rsidR="003804F0">
          <w:rPr>
            <w:rFonts w:cstheme="minorHAnsi"/>
            <w:b/>
            <w:bCs/>
            <w:color w:val="000100"/>
            <w:sz w:val="56"/>
            <w:szCs w:val="56"/>
            <w:shd w:val="clear" w:color="auto" w:fill="FFFFFF"/>
          </w:rPr>
          <w:t xml:space="preserve"> Flask-JWT</w:t>
        </w:r>
      </w:ins>
    </w:p>
    <w:p w14:paraId="6CDEAE2E" w14:textId="77777777" w:rsidR="00F377D0" w:rsidRDefault="00F377D0">
      <w:pPr>
        <w:rPr>
          <w:rFonts w:asciiTheme="majorHAnsi" w:eastAsiaTheme="majorEastAsia" w:hAnsiTheme="majorHAnsi" w:cstheme="majorBidi"/>
          <w:color w:val="2F5496" w:themeColor="accent1" w:themeShade="BF"/>
          <w:sz w:val="32"/>
          <w:szCs w:val="32"/>
        </w:rPr>
      </w:pPr>
      <w:r>
        <w:br w:type="page"/>
      </w:r>
    </w:p>
    <w:p w14:paraId="4E2F6AA0" w14:textId="77777777" w:rsidR="00F377D0" w:rsidRDefault="00F377D0">
      <w:pPr>
        <w:pStyle w:val="TOCHeading"/>
      </w:pPr>
    </w:p>
    <w:sdt>
      <w:sdtPr>
        <w:rPr>
          <w:rFonts w:asciiTheme="minorHAnsi" w:eastAsiaTheme="minorHAnsi" w:hAnsiTheme="minorHAnsi" w:cstheme="minorBidi"/>
          <w:color w:val="auto"/>
          <w:sz w:val="22"/>
          <w:szCs w:val="22"/>
        </w:rPr>
        <w:id w:val="-1257285658"/>
        <w:docPartObj>
          <w:docPartGallery w:val="Table of Contents"/>
          <w:docPartUnique/>
        </w:docPartObj>
      </w:sdtPr>
      <w:sdtEndPr>
        <w:rPr>
          <w:b/>
          <w:bCs/>
          <w:noProof/>
        </w:rPr>
      </w:sdtEndPr>
      <w:sdtContent>
        <w:p w14:paraId="4DEE9549" w14:textId="3027274A" w:rsidR="00EA2ED5" w:rsidRDefault="00676AA0">
          <w:pPr>
            <w:pStyle w:val="TOCHeading"/>
          </w:pPr>
          <w:r>
            <w:t xml:space="preserve">Table </w:t>
          </w:r>
          <w:r w:rsidR="00EA2ED5">
            <w:t>Contents</w:t>
          </w:r>
        </w:p>
        <w:p w14:paraId="103E08E2" w14:textId="002A214A" w:rsidR="001061D4" w:rsidRDefault="00EA2ED5">
          <w:pPr>
            <w:pStyle w:val="TOC1"/>
            <w:tabs>
              <w:tab w:val="right" w:leader="dot" w:pos="9350"/>
            </w:tabs>
            <w:rPr>
              <w:ins w:id="32" w:author="Sudhanshu Satyam" w:date="2020-08-20T10:20:00Z"/>
              <w:rFonts w:eastAsiaTheme="minorEastAsia"/>
              <w:noProof/>
              <w:lang w:val="en-IN" w:eastAsia="en-IN"/>
            </w:rPr>
          </w:pPr>
          <w:r>
            <w:fldChar w:fldCharType="begin"/>
          </w:r>
          <w:r>
            <w:instrText xml:space="preserve"> TOC \o "1-3" \h \z \u </w:instrText>
          </w:r>
          <w:r>
            <w:fldChar w:fldCharType="separate"/>
          </w:r>
          <w:ins w:id="33" w:author="Sudhanshu Satyam" w:date="2020-08-20T10:20:00Z">
            <w:r w:rsidR="001061D4" w:rsidRPr="00070CD7">
              <w:rPr>
                <w:rStyle w:val="Hyperlink"/>
                <w:noProof/>
              </w:rPr>
              <w:fldChar w:fldCharType="begin"/>
            </w:r>
            <w:r w:rsidR="001061D4" w:rsidRPr="00070CD7">
              <w:rPr>
                <w:rStyle w:val="Hyperlink"/>
                <w:noProof/>
              </w:rPr>
              <w:instrText xml:space="preserve"> </w:instrText>
            </w:r>
            <w:r w:rsidR="001061D4">
              <w:rPr>
                <w:noProof/>
              </w:rPr>
              <w:instrText>HYPERLINK \l "_Toc48811272"</w:instrText>
            </w:r>
            <w:r w:rsidR="001061D4" w:rsidRPr="00070CD7">
              <w:rPr>
                <w:rStyle w:val="Hyperlink"/>
                <w:noProof/>
              </w:rPr>
              <w:instrText xml:space="preserve"> </w:instrText>
            </w:r>
            <w:r w:rsidR="001061D4" w:rsidRPr="00070CD7">
              <w:rPr>
                <w:rStyle w:val="Hyperlink"/>
                <w:noProof/>
              </w:rPr>
              <w:fldChar w:fldCharType="separate"/>
            </w:r>
            <w:r w:rsidR="001061D4" w:rsidRPr="00070CD7">
              <w:rPr>
                <w:rStyle w:val="Hyperlink"/>
                <w:noProof/>
              </w:rPr>
              <w:t>Introduction</w:t>
            </w:r>
            <w:r w:rsidR="001061D4">
              <w:rPr>
                <w:noProof/>
                <w:webHidden/>
              </w:rPr>
              <w:tab/>
            </w:r>
            <w:r w:rsidR="001061D4">
              <w:rPr>
                <w:noProof/>
                <w:webHidden/>
              </w:rPr>
              <w:fldChar w:fldCharType="begin"/>
            </w:r>
            <w:r w:rsidR="001061D4">
              <w:rPr>
                <w:noProof/>
                <w:webHidden/>
              </w:rPr>
              <w:instrText xml:space="preserve"> PAGEREF _Toc48811272 \h </w:instrText>
            </w:r>
          </w:ins>
          <w:r w:rsidR="001061D4">
            <w:rPr>
              <w:noProof/>
              <w:webHidden/>
            </w:rPr>
          </w:r>
          <w:r w:rsidR="001061D4">
            <w:rPr>
              <w:noProof/>
              <w:webHidden/>
            </w:rPr>
            <w:fldChar w:fldCharType="separate"/>
          </w:r>
          <w:ins w:id="34" w:author="Sudhanshu Satyam" w:date="2020-08-20T10:20:00Z">
            <w:r w:rsidR="001061D4">
              <w:rPr>
                <w:noProof/>
                <w:webHidden/>
              </w:rPr>
              <w:t>3</w:t>
            </w:r>
            <w:r w:rsidR="001061D4">
              <w:rPr>
                <w:noProof/>
                <w:webHidden/>
              </w:rPr>
              <w:fldChar w:fldCharType="end"/>
            </w:r>
            <w:r w:rsidR="001061D4" w:rsidRPr="00070CD7">
              <w:rPr>
                <w:rStyle w:val="Hyperlink"/>
                <w:noProof/>
              </w:rPr>
              <w:fldChar w:fldCharType="end"/>
            </w:r>
          </w:ins>
        </w:p>
        <w:p w14:paraId="36E77D2D" w14:textId="6B90BD08" w:rsidR="001061D4" w:rsidRDefault="001061D4">
          <w:pPr>
            <w:pStyle w:val="TOC1"/>
            <w:tabs>
              <w:tab w:val="right" w:leader="dot" w:pos="9350"/>
            </w:tabs>
            <w:rPr>
              <w:ins w:id="35" w:author="Sudhanshu Satyam" w:date="2020-08-20T10:20:00Z"/>
              <w:rFonts w:eastAsiaTheme="minorEastAsia"/>
              <w:noProof/>
              <w:lang w:val="en-IN" w:eastAsia="en-IN"/>
            </w:rPr>
          </w:pPr>
          <w:ins w:id="36"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"_Toc48811273"</w:instrText>
            </w:r>
            <w:r w:rsidRPr="00070CD7">
              <w:rPr>
                <w:rStyle w:val="Hyperlink"/>
                <w:noProof/>
              </w:rPr>
              <w:instrText xml:space="preserve"> </w:instrText>
            </w:r>
            <w:r w:rsidRPr="00070CD7">
              <w:rPr>
                <w:rStyle w:val="Hyperlink"/>
                <w:noProof/>
              </w:rPr>
              <w:fldChar w:fldCharType="separate"/>
            </w:r>
            <w:r w:rsidRPr="00070CD7">
              <w:rPr>
                <w:rStyle w:val="Hyperlink"/>
                <w:noProof/>
              </w:rPr>
              <w:t>Revision History</w:t>
            </w:r>
            <w:r>
              <w:rPr>
                <w:noProof/>
                <w:webHidden/>
              </w:rPr>
              <w:tab/>
            </w:r>
            <w:r>
              <w:rPr>
                <w:noProof/>
                <w:webHidden/>
              </w:rPr>
              <w:fldChar w:fldCharType="begin"/>
            </w:r>
            <w:r>
              <w:rPr>
                <w:noProof/>
                <w:webHidden/>
              </w:rPr>
              <w:instrText xml:space="preserve"> PAGEREF _Toc48811273 \h </w:instrText>
            </w:r>
          </w:ins>
          <w:r>
            <w:rPr>
              <w:noProof/>
              <w:webHidden/>
            </w:rPr>
          </w:r>
          <w:r>
            <w:rPr>
              <w:noProof/>
              <w:webHidden/>
            </w:rPr>
            <w:fldChar w:fldCharType="separate"/>
          </w:r>
          <w:ins w:id="37" w:author="Sudhanshu Satyam" w:date="2020-08-20T10:20:00Z">
            <w:r>
              <w:rPr>
                <w:noProof/>
                <w:webHidden/>
              </w:rPr>
              <w:t>3</w:t>
            </w:r>
            <w:r>
              <w:rPr>
                <w:noProof/>
                <w:webHidden/>
              </w:rPr>
              <w:fldChar w:fldCharType="end"/>
            </w:r>
            <w:r w:rsidRPr="00070CD7">
              <w:rPr>
                <w:rStyle w:val="Hyperlink"/>
                <w:noProof/>
              </w:rPr>
              <w:fldChar w:fldCharType="end"/>
            </w:r>
          </w:ins>
        </w:p>
        <w:p w14:paraId="69B9EE3A" w14:textId="395A1A51" w:rsidR="001061D4" w:rsidRDefault="001061D4">
          <w:pPr>
            <w:pStyle w:val="TOC1"/>
            <w:tabs>
              <w:tab w:val="right" w:leader="dot" w:pos="9350"/>
            </w:tabs>
            <w:rPr>
              <w:ins w:id="38" w:author="Sudhanshu Satyam" w:date="2020-08-20T10:20:00Z"/>
              <w:rFonts w:eastAsiaTheme="minorEastAsia"/>
              <w:noProof/>
              <w:lang w:val="en-IN" w:eastAsia="en-IN"/>
            </w:rPr>
          </w:pPr>
          <w:ins w:id="39"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"_Toc48811274"</w:instrText>
            </w:r>
            <w:r w:rsidRPr="00070CD7">
              <w:rPr>
                <w:rStyle w:val="Hyperlink"/>
                <w:noProof/>
              </w:rPr>
              <w:instrText xml:space="preserve"> </w:instrText>
            </w:r>
            <w:r w:rsidRPr="00070CD7">
              <w:rPr>
                <w:rStyle w:val="Hyperlink"/>
                <w:noProof/>
              </w:rPr>
              <w:fldChar w:fldCharType="separate"/>
            </w:r>
            <w:r w:rsidRPr="00070CD7">
              <w:rPr>
                <w:rStyle w:val="Hyperlink"/>
                <w:noProof/>
              </w:rPr>
              <w:t>Prerequisites:</w:t>
            </w:r>
            <w:r>
              <w:rPr>
                <w:noProof/>
                <w:webHidden/>
              </w:rPr>
              <w:tab/>
            </w:r>
            <w:r>
              <w:rPr>
                <w:noProof/>
                <w:webHidden/>
              </w:rPr>
              <w:fldChar w:fldCharType="begin"/>
            </w:r>
            <w:r>
              <w:rPr>
                <w:noProof/>
                <w:webHidden/>
              </w:rPr>
              <w:instrText xml:space="preserve"> PAGEREF _Toc48811274 \h </w:instrText>
            </w:r>
          </w:ins>
          <w:r>
            <w:rPr>
              <w:noProof/>
              <w:webHidden/>
            </w:rPr>
          </w:r>
          <w:r>
            <w:rPr>
              <w:noProof/>
              <w:webHidden/>
            </w:rPr>
            <w:fldChar w:fldCharType="separate"/>
          </w:r>
          <w:ins w:id="40" w:author="Sudhanshu Satyam" w:date="2020-08-20T10:20:00Z">
            <w:r>
              <w:rPr>
                <w:noProof/>
                <w:webHidden/>
              </w:rPr>
              <w:t>3</w:t>
            </w:r>
            <w:r>
              <w:rPr>
                <w:noProof/>
                <w:webHidden/>
              </w:rPr>
              <w:fldChar w:fldCharType="end"/>
            </w:r>
            <w:r w:rsidRPr="00070CD7">
              <w:rPr>
                <w:rStyle w:val="Hyperlink"/>
                <w:noProof/>
              </w:rPr>
              <w:fldChar w:fldCharType="end"/>
            </w:r>
          </w:ins>
        </w:p>
        <w:p w14:paraId="1CF520D5" w14:textId="0D34946C" w:rsidR="001061D4" w:rsidRDefault="001061D4">
          <w:pPr>
            <w:pStyle w:val="TOC1"/>
            <w:tabs>
              <w:tab w:val="right" w:leader="dot" w:pos="9350"/>
            </w:tabs>
            <w:rPr>
              <w:ins w:id="41" w:author="Sudhanshu Satyam" w:date="2020-08-20T10:20:00Z"/>
              <w:rFonts w:eastAsiaTheme="minorEastAsia"/>
              <w:noProof/>
              <w:lang w:val="en-IN" w:eastAsia="en-IN"/>
            </w:rPr>
          </w:pPr>
          <w:ins w:id="42"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"_Toc48811275"</w:instrText>
            </w:r>
            <w:r w:rsidRPr="00070CD7">
              <w:rPr>
                <w:rStyle w:val="Hyperlink"/>
                <w:noProof/>
              </w:rPr>
              <w:instrText xml:space="preserve"> </w:instrText>
            </w:r>
            <w:r w:rsidRPr="00070CD7">
              <w:rPr>
                <w:rStyle w:val="Hyperlink"/>
                <w:noProof/>
              </w:rPr>
              <w:fldChar w:fldCharType="separate"/>
            </w:r>
            <w:r w:rsidRPr="00070CD7">
              <w:rPr>
                <w:rStyle w:val="Hyperlink"/>
                <w:noProof/>
              </w:rPr>
              <w:t>Project specific dependencies:</w:t>
            </w:r>
            <w:r>
              <w:rPr>
                <w:noProof/>
                <w:webHidden/>
              </w:rPr>
              <w:tab/>
            </w:r>
            <w:r>
              <w:rPr>
                <w:noProof/>
                <w:webHidden/>
              </w:rPr>
              <w:fldChar w:fldCharType="begin"/>
            </w:r>
            <w:r>
              <w:rPr>
                <w:noProof/>
                <w:webHidden/>
              </w:rPr>
              <w:instrText xml:space="preserve"> PAGEREF _Toc48811275 \h </w:instrText>
            </w:r>
          </w:ins>
          <w:r>
            <w:rPr>
              <w:noProof/>
              <w:webHidden/>
            </w:rPr>
          </w:r>
          <w:r>
            <w:rPr>
              <w:noProof/>
              <w:webHidden/>
            </w:rPr>
            <w:fldChar w:fldCharType="separate"/>
          </w:r>
          <w:ins w:id="43" w:author="Sudhanshu Satyam" w:date="2020-08-20T10:20:00Z">
            <w:r>
              <w:rPr>
                <w:noProof/>
                <w:webHidden/>
              </w:rPr>
              <w:t>3</w:t>
            </w:r>
            <w:r>
              <w:rPr>
                <w:noProof/>
                <w:webHidden/>
              </w:rPr>
              <w:fldChar w:fldCharType="end"/>
            </w:r>
            <w:r w:rsidRPr="00070CD7">
              <w:rPr>
                <w:rStyle w:val="Hyperlink"/>
                <w:noProof/>
              </w:rPr>
              <w:fldChar w:fldCharType="end"/>
            </w:r>
          </w:ins>
        </w:p>
        <w:p w14:paraId="02F9453A" w14:textId="740B093A" w:rsidR="001061D4" w:rsidRDefault="001061D4">
          <w:pPr>
            <w:pStyle w:val="TOC2"/>
            <w:tabs>
              <w:tab w:val="left" w:pos="660"/>
              <w:tab w:val="right" w:leader="dot" w:pos="9350"/>
            </w:tabs>
            <w:rPr>
              <w:ins w:id="44" w:author="Sudhanshu Satyam" w:date="2020-08-20T10:20:00Z"/>
              <w:rFonts w:eastAsiaTheme="minorEastAsia"/>
              <w:noProof/>
              <w:lang w:val="en-IN" w:eastAsia="en-IN"/>
            </w:rPr>
          </w:pPr>
          <w:ins w:id="45"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"_Toc48811276"</w:instrText>
            </w:r>
            <w:r w:rsidRPr="00070CD7">
              <w:rPr>
                <w:rStyle w:val="Hyperlink"/>
                <w:noProof/>
              </w:rPr>
              <w:instrText xml:space="preserve"> </w:instrText>
            </w:r>
            <w:r w:rsidRPr="00070CD7">
              <w:rPr>
                <w:rStyle w:val="Hyperlink"/>
                <w:noProof/>
              </w:rPr>
              <w:fldChar w:fldCharType="separate"/>
            </w:r>
            <w:r w:rsidRPr="00070CD7">
              <w:rPr>
                <w:rStyle w:val="Hyperlink"/>
                <w:noProof/>
              </w:rPr>
              <w:t>1.</w:t>
            </w:r>
            <w:r>
              <w:rPr>
                <w:rFonts w:eastAsiaTheme="minorEastAsia"/>
                <w:noProof/>
                <w:lang w:val="en-IN" w:eastAsia="en-IN"/>
              </w:rPr>
              <w:tab/>
            </w:r>
            <w:r w:rsidRPr="00070CD7">
              <w:rPr>
                <w:rStyle w:val="Hyperlink"/>
                <w:noProof/>
              </w:rPr>
              <w:t>Create a new directory and installation file in VS code</w:t>
            </w:r>
            <w:r>
              <w:rPr>
                <w:noProof/>
                <w:webHidden/>
              </w:rPr>
              <w:tab/>
            </w:r>
            <w:r>
              <w:rPr>
                <w:noProof/>
                <w:webHidden/>
              </w:rPr>
              <w:fldChar w:fldCharType="begin"/>
            </w:r>
            <w:r>
              <w:rPr>
                <w:noProof/>
                <w:webHidden/>
              </w:rPr>
              <w:instrText xml:space="preserve"> PAGEREF _Toc48811276 \h </w:instrText>
            </w:r>
          </w:ins>
          <w:r>
            <w:rPr>
              <w:noProof/>
              <w:webHidden/>
            </w:rPr>
          </w:r>
          <w:r>
            <w:rPr>
              <w:noProof/>
              <w:webHidden/>
            </w:rPr>
            <w:fldChar w:fldCharType="separate"/>
          </w:r>
          <w:ins w:id="46" w:author="Sudhanshu Satyam" w:date="2020-08-20T10:20:00Z">
            <w:r>
              <w:rPr>
                <w:noProof/>
                <w:webHidden/>
              </w:rPr>
              <w:t>3</w:t>
            </w:r>
            <w:r>
              <w:rPr>
                <w:noProof/>
                <w:webHidden/>
              </w:rPr>
              <w:fldChar w:fldCharType="end"/>
            </w:r>
            <w:r w:rsidRPr="00070CD7">
              <w:rPr>
                <w:rStyle w:val="Hyperlink"/>
                <w:noProof/>
              </w:rPr>
              <w:fldChar w:fldCharType="end"/>
            </w:r>
          </w:ins>
        </w:p>
        <w:p w14:paraId="2FE17E3D" w14:textId="7E1E6ED9" w:rsidR="001061D4" w:rsidRDefault="001061D4">
          <w:pPr>
            <w:pStyle w:val="TOC2"/>
            <w:tabs>
              <w:tab w:val="right" w:leader="dot" w:pos="9350"/>
            </w:tabs>
            <w:rPr>
              <w:ins w:id="47" w:author="Sudhanshu Satyam" w:date="2020-08-20T10:20:00Z"/>
              <w:rFonts w:eastAsiaTheme="minorEastAsia"/>
              <w:noProof/>
              <w:lang w:val="en-IN" w:eastAsia="en-IN"/>
            </w:rPr>
          </w:pPr>
          <w:ins w:id="48"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"_Toc48811277"</w:instrText>
            </w:r>
            <w:r w:rsidRPr="00070CD7">
              <w:rPr>
                <w:rStyle w:val="Hyperlink"/>
                <w:noProof/>
              </w:rPr>
              <w:instrText xml:space="preserve"> </w:instrText>
            </w:r>
            <w:r w:rsidRPr="00070CD7">
              <w:rPr>
                <w:rStyle w:val="Hyperlink"/>
                <w:noProof/>
              </w:rPr>
              <w:fldChar w:fldCharType="separate"/>
            </w:r>
            <w:r w:rsidRPr="00070CD7">
              <w:rPr>
                <w:rStyle w:val="Hyperlink"/>
                <w:noProof/>
              </w:rPr>
              <w:t>Install required dependency</w:t>
            </w:r>
            <w:r>
              <w:rPr>
                <w:noProof/>
                <w:webHidden/>
              </w:rPr>
              <w:tab/>
            </w:r>
            <w:r>
              <w:rPr>
                <w:noProof/>
                <w:webHidden/>
              </w:rPr>
              <w:fldChar w:fldCharType="begin"/>
            </w:r>
            <w:r>
              <w:rPr>
                <w:noProof/>
                <w:webHidden/>
              </w:rPr>
              <w:instrText xml:space="preserve"> PAGEREF _Toc48811277 \h </w:instrText>
            </w:r>
          </w:ins>
          <w:r>
            <w:rPr>
              <w:noProof/>
              <w:webHidden/>
            </w:rPr>
          </w:r>
          <w:r>
            <w:rPr>
              <w:noProof/>
              <w:webHidden/>
            </w:rPr>
            <w:fldChar w:fldCharType="separate"/>
          </w:r>
          <w:ins w:id="49" w:author="Sudhanshu Satyam" w:date="2020-08-20T10:20:00Z">
            <w:r>
              <w:rPr>
                <w:noProof/>
                <w:webHidden/>
              </w:rPr>
              <w:t>4</w:t>
            </w:r>
            <w:r>
              <w:rPr>
                <w:noProof/>
                <w:webHidden/>
              </w:rPr>
              <w:fldChar w:fldCharType="end"/>
            </w:r>
            <w:r w:rsidRPr="00070CD7">
              <w:rPr>
                <w:rStyle w:val="Hyperlink"/>
                <w:noProof/>
              </w:rPr>
              <w:fldChar w:fldCharType="end"/>
            </w:r>
          </w:ins>
        </w:p>
        <w:p w14:paraId="78B4BE87" w14:textId="25136BE5" w:rsidR="001061D4" w:rsidRDefault="001061D4">
          <w:pPr>
            <w:pStyle w:val="TOC2"/>
            <w:tabs>
              <w:tab w:val="left" w:pos="660"/>
              <w:tab w:val="right" w:leader="dot" w:pos="9350"/>
            </w:tabs>
            <w:rPr>
              <w:ins w:id="50" w:author="Sudhanshu Satyam" w:date="2020-08-20T10:20:00Z"/>
              <w:rFonts w:eastAsiaTheme="minorEastAsia"/>
              <w:noProof/>
              <w:lang w:val="en-IN" w:eastAsia="en-IN"/>
            </w:rPr>
          </w:pPr>
          <w:ins w:id="51"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"_Toc48811278"</w:instrText>
            </w:r>
            <w:r w:rsidRPr="00070CD7">
              <w:rPr>
                <w:rStyle w:val="Hyperlink"/>
                <w:noProof/>
              </w:rPr>
              <w:instrText xml:space="preserve"> </w:instrText>
            </w:r>
            <w:r w:rsidRPr="00070CD7">
              <w:rPr>
                <w:rStyle w:val="Hyperlink"/>
                <w:noProof/>
              </w:rPr>
              <w:fldChar w:fldCharType="separate"/>
            </w:r>
            <w:r w:rsidRPr="00070CD7">
              <w:rPr>
                <w:rStyle w:val="Hyperlink"/>
                <w:noProof/>
              </w:rPr>
              <w:t>2.</w:t>
            </w:r>
            <w:r>
              <w:rPr>
                <w:rFonts w:eastAsiaTheme="minorEastAsia"/>
                <w:noProof/>
                <w:lang w:val="en-IN" w:eastAsia="en-IN"/>
              </w:rPr>
              <w:tab/>
            </w:r>
            <w:r w:rsidRPr="00070CD7">
              <w:rPr>
                <w:rStyle w:val="Hyperlink"/>
                <w:noProof/>
              </w:rPr>
              <w:t>Create entry point of application:</w:t>
            </w:r>
            <w:r>
              <w:rPr>
                <w:noProof/>
                <w:webHidden/>
              </w:rPr>
              <w:tab/>
            </w:r>
            <w:r>
              <w:rPr>
                <w:noProof/>
                <w:webHidden/>
              </w:rPr>
              <w:fldChar w:fldCharType="begin"/>
            </w:r>
            <w:r>
              <w:rPr>
                <w:noProof/>
                <w:webHidden/>
              </w:rPr>
              <w:instrText xml:space="preserve"> PAGEREF _Toc48811278 \h </w:instrText>
            </w:r>
          </w:ins>
          <w:r>
            <w:rPr>
              <w:noProof/>
              <w:webHidden/>
            </w:rPr>
          </w:r>
          <w:r>
            <w:rPr>
              <w:noProof/>
              <w:webHidden/>
            </w:rPr>
            <w:fldChar w:fldCharType="separate"/>
          </w:r>
          <w:ins w:id="52" w:author="Sudhanshu Satyam" w:date="2020-08-20T10:20:00Z">
            <w:r>
              <w:rPr>
                <w:noProof/>
                <w:webHidden/>
              </w:rPr>
              <w:t>4</w:t>
            </w:r>
            <w:r>
              <w:rPr>
                <w:noProof/>
                <w:webHidden/>
              </w:rPr>
              <w:fldChar w:fldCharType="end"/>
            </w:r>
            <w:r w:rsidRPr="00070CD7">
              <w:rPr>
                <w:rStyle w:val="Hyperlink"/>
                <w:noProof/>
              </w:rPr>
              <w:fldChar w:fldCharType="end"/>
            </w:r>
          </w:ins>
        </w:p>
        <w:p w14:paraId="48FE461E" w14:textId="2EE2351D" w:rsidR="001061D4" w:rsidRDefault="001061D4">
          <w:pPr>
            <w:pStyle w:val="TOC2"/>
            <w:tabs>
              <w:tab w:val="left" w:pos="660"/>
              <w:tab w:val="right" w:leader="dot" w:pos="9350"/>
            </w:tabs>
            <w:rPr>
              <w:ins w:id="53" w:author="Sudhanshu Satyam" w:date="2020-08-20T10:20:00Z"/>
              <w:rFonts w:eastAsiaTheme="minorEastAsia"/>
              <w:noProof/>
              <w:lang w:val="en-IN" w:eastAsia="en-IN"/>
            </w:rPr>
          </w:pPr>
          <w:ins w:id="54"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"_Toc48811279"</w:instrText>
            </w:r>
            <w:r w:rsidRPr="00070CD7">
              <w:rPr>
                <w:rStyle w:val="Hyperlink"/>
                <w:noProof/>
              </w:rPr>
              <w:instrText xml:space="preserve"> </w:instrText>
            </w:r>
            <w:r w:rsidRPr="00070CD7">
              <w:rPr>
                <w:rStyle w:val="Hyperlink"/>
                <w:noProof/>
              </w:rPr>
              <w:fldChar w:fldCharType="separate"/>
            </w:r>
            <w:r w:rsidRPr="00070CD7">
              <w:rPr>
                <w:rStyle w:val="Hyperlink"/>
                <w:noProof/>
              </w:rPr>
              <w:t>3.</w:t>
            </w:r>
            <w:r>
              <w:rPr>
                <w:rFonts w:eastAsiaTheme="minorEastAsia"/>
                <w:noProof/>
                <w:lang w:val="en-IN" w:eastAsia="en-IN"/>
              </w:rPr>
              <w:tab/>
            </w:r>
            <w:r w:rsidRPr="00070CD7">
              <w:rPr>
                <w:rStyle w:val="Hyperlink"/>
                <w:noProof/>
              </w:rPr>
              <w:t>Configuring properties with config.py</w:t>
            </w:r>
            <w:r>
              <w:rPr>
                <w:noProof/>
                <w:webHidden/>
              </w:rPr>
              <w:tab/>
            </w:r>
            <w:r>
              <w:rPr>
                <w:noProof/>
                <w:webHidden/>
              </w:rPr>
              <w:fldChar w:fldCharType="begin"/>
            </w:r>
            <w:r>
              <w:rPr>
                <w:noProof/>
                <w:webHidden/>
              </w:rPr>
              <w:instrText xml:space="preserve"> PAGEREF _Toc48811279 \h </w:instrText>
            </w:r>
          </w:ins>
          <w:r>
            <w:rPr>
              <w:noProof/>
              <w:webHidden/>
            </w:rPr>
          </w:r>
          <w:r>
            <w:rPr>
              <w:noProof/>
              <w:webHidden/>
            </w:rPr>
            <w:fldChar w:fldCharType="separate"/>
          </w:r>
          <w:ins w:id="55" w:author="Sudhanshu Satyam" w:date="2020-08-20T10:20:00Z">
            <w:r>
              <w:rPr>
                <w:noProof/>
                <w:webHidden/>
              </w:rPr>
              <w:t>5</w:t>
            </w:r>
            <w:r>
              <w:rPr>
                <w:noProof/>
                <w:webHidden/>
              </w:rPr>
              <w:fldChar w:fldCharType="end"/>
            </w:r>
            <w:r w:rsidRPr="00070CD7">
              <w:rPr>
                <w:rStyle w:val="Hyperlink"/>
                <w:noProof/>
              </w:rPr>
              <w:fldChar w:fldCharType="end"/>
            </w:r>
          </w:ins>
        </w:p>
        <w:p w14:paraId="5DD4B727" w14:textId="73AF681F" w:rsidR="001061D4" w:rsidRDefault="001061D4">
          <w:pPr>
            <w:pStyle w:val="TOC1"/>
            <w:tabs>
              <w:tab w:val="right" w:leader="dot" w:pos="9350"/>
            </w:tabs>
            <w:rPr>
              <w:ins w:id="56" w:author="Sudhanshu Satyam" w:date="2020-08-20T10:20:00Z"/>
              <w:rFonts w:eastAsiaTheme="minorEastAsia"/>
              <w:noProof/>
              <w:lang w:val="en-IN" w:eastAsia="en-IN"/>
            </w:rPr>
          </w:pPr>
          <w:ins w:id="57"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"_Toc48811280"</w:instrText>
            </w:r>
            <w:r w:rsidRPr="00070CD7">
              <w:rPr>
                <w:rStyle w:val="Hyperlink"/>
                <w:noProof/>
              </w:rPr>
              <w:instrText xml:space="preserve"> </w:instrText>
            </w:r>
            <w:r w:rsidRPr="00070CD7">
              <w:rPr>
                <w:rStyle w:val="Hyperlink"/>
                <w:noProof/>
              </w:rPr>
              <w:fldChar w:fldCharType="separate"/>
            </w:r>
            <w:r w:rsidRPr="00070CD7">
              <w:rPr>
                <w:rStyle w:val="Hyperlink"/>
                <w:noProof/>
              </w:rPr>
              <w:t>Sub-directory &amp; Sub-modules</w:t>
            </w:r>
            <w:r w:rsidRPr="00070CD7">
              <w:rPr>
                <w:rStyle w:val="Hyperlink"/>
                <w:rFonts w:cstheme="minorHAnsi"/>
                <w:b/>
                <w:bCs/>
                <w:noProof/>
              </w:rPr>
              <w:t>:</w:t>
            </w:r>
            <w:r>
              <w:rPr>
                <w:noProof/>
                <w:webHidden/>
              </w:rPr>
              <w:tab/>
            </w:r>
            <w:r>
              <w:rPr>
                <w:noProof/>
                <w:webHidden/>
              </w:rPr>
              <w:fldChar w:fldCharType="begin"/>
            </w:r>
            <w:r>
              <w:rPr>
                <w:noProof/>
                <w:webHidden/>
              </w:rPr>
              <w:instrText xml:space="preserve"> PAGEREF _Toc48811280 \h </w:instrText>
            </w:r>
          </w:ins>
          <w:r>
            <w:rPr>
              <w:noProof/>
              <w:webHidden/>
            </w:rPr>
          </w:r>
          <w:r>
            <w:rPr>
              <w:noProof/>
              <w:webHidden/>
            </w:rPr>
            <w:fldChar w:fldCharType="separate"/>
          </w:r>
          <w:ins w:id="58" w:author="Sudhanshu Satyam" w:date="2020-08-20T10:20:00Z">
            <w:r>
              <w:rPr>
                <w:noProof/>
                <w:webHidden/>
              </w:rPr>
              <w:t>5</w:t>
            </w:r>
            <w:r>
              <w:rPr>
                <w:noProof/>
                <w:webHidden/>
              </w:rPr>
              <w:fldChar w:fldCharType="end"/>
            </w:r>
            <w:r w:rsidRPr="00070CD7">
              <w:rPr>
                <w:rStyle w:val="Hyperlink"/>
                <w:noProof/>
              </w:rPr>
              <w:fldChar w:fldCharType="end"/>
            </w:r>
          </w:ins>
        </w:p>
        <w:p w14:paraId="44832D3B" w14:textId="4769E1DB" w:rsidR="001061D4" w:rsidRDefault="001061D4">
          <w:pPr>
            <w:pStyle w:val="TOC2"/>
            <w:tabs>
              <w:tab w:val="left" w:pos="660"/>
              <w:tab w:val="right" w:leader="dot" w:pos="9350"/>
            </w:tabs>
            <w:rPr>
              <w:ins w:id="59" w:author="Sudhanshu Satyam" w:date="2020-08-20T10:20:00Z"/>
              <w:rFonts w:eastAsiaTheme="minorEastAsia"/>
              <w:noProof/>
              <w:lang w:val="en-IN" w:eastAsia="en-IN"/>
            </w:rPr>
          </w:pPr>
          <w:ins w:id="60"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"_Toc48811281"</w:instrText>
            </w:r>
            <w:r w:rsidRPr="00070CD7">
              <w:rPr>
                <w:rStyle w:val="Hyperlink"/>
                <w:noProof/>
              </w:rPr>
              <w:instrText xml:space="preserve"> </w:instrText>
            </w:r>
            <w:r w:rsidRPr="00070CD7">
              <w:rPr>
                <w:rStyle w:val="Hyperlink"/>
                <w:noProof/>
              </w:rPr>
              <w:fldChar w:fldCharType="separate"/>
            </w:r>
            <w:r w:rsidRPr="00070CD7">
              <w:rPr>
                <w:rStyle w:val="Hyperlink"/>
                <w:noProof/>
              </w:rPr>
              <w:t>1.</w:t>
            </w:r>
            <w:r>
              <w:rPr>
                <w:rFonts w:eastAsiaTheme="minorEastAsia"/>
                <w:noProof/>
                <w:lang w:val="en-IN" w:eastAsia="en-IN"/>
              </w:rPr>
              <w:tab/>
            </w:r>
            <w:r w:rsidRPr="00070CD7">
              <w:rPr>
                <w:rStyle w:val="Hyperlink"/>
                <w:noProof/>
              </w:rPr>
              <w:t>Create python application initializer:</w:t>
            </w:r>
            <w:r>
              <w:rPr>
                <w:noProof/>
                <w:webHidden/>
              </w:rPr>
              <w:tab/>
            </w:r>
            <w:r>
              <w:rPr>
                <w:noProof/>
                <w:webHidden/>
              </w:rPr>
              <w:fldChar w:fldCharType="begin"/>
            </w:r>
            <w:r>
              <w:rPr>
                <w:noProof/>
                <w:webHidden/>
              </w:rPr>
              <w:instrText xml:space="preserve"> PAGEREF _Toc48811281 \h </w:instrText>
            </w:r>
          </w:ins>
          <w:r>
            <w:rPr>
              <w:noProof/>
              <w:webHidden/>
            </w:rPr>
          </w:r>
          <w:r>
            <w:rPr>
              <w:noProof/>
              <w:webHidden/>
            </w:rPr>
            <w:fldChar w:fldCharType="separate"/>
          </w:r>
          <w:ins w:id="61" w:author="Sudhanshu Satyam" w:date="2020-08-20T10:20:00Z">
            <w:r>
              <w:rPr>
                <w:noProof/>
                <w:webHidden/>
              </w:rPr>
              <w:t>6</w:t>
            </w:r>
            <w:r>
              <w:rPr>
                <w:noProof/>
                <w:webHidden/>
              </w:rPr>
              <w:fldChar w:fldCharType="end"/>
            </w:r>
            <w:r w:rsidRPr="00070CD7">
              <w:rPr>
                <w:rStyle w:val="Hyperlink"/>
                <w:noProof/>
              </w:rPr>
              <w:fldChar w:fldCharType="end"/>
            </w:r>
          </w:ins>
        </w:p>
        <w:p w14:paraId="776B1702" w14:textId="6A4C2A47" w:rsidR="001061D4" w:rsidRDefault="001061D4">
          <w:pPr>
            <w:pStyle w:val="TOC2"/>
            <w:tabs>
              <w:tab w:val="left" w:pos="660"/>
              <w:tab w:val="right" w:leader="dot" w:pos="9350"/>
            </w:tabs>
            <w:rPr>
              <w:ins w:id="62" w:author="Sudhanshu Satyam" w:date="2020-08-20T10:20:00Z"/>
              <w:rFonts w:eastAsiaTheme="minorEastAsia"/>
              <w:noProof/>
              <w:lang w:val="en-IN" w:eastAsia="en-IN"/>
            </w:rPr>
          </w:pPr>
          <w:ins w:id="63"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"_Toc48811282"</w:instrText>
            </w:r>
            <w:r w:rsidRPr="00070CD7">
              <w:rPr>
                <w:rStyle w:val="Hyperlink"/>
                <w:noProof/>
              </w:rPr>
              <w:instrText xml:space="preserve"> </w:instrText>
            </w:r>
            <w:r w:rsidRPr="00070CD7">
              <w:rPr>
                <w:rStyle w:val="Hyperlink"/>
                <w:noProof/>
              </w:rPr>
              <w:fldChar w:fldCharType="separate"/>
            </w:r>
            <w:r w:rsidRPr="00070CD7">
              <w:rPr>
                <w:rStyle w:val="Hyperlink"/>
                <w:rFonts w:cstheme="minorHAnsi"/>
                <w:noProof/>
              </w:rPr>
              <w:t>2.</w:t>
            </w:r>
            <w:r>
              <w:rPr>
                <w:rFonts w:eastAsiaTheme="minorEastAsia"/>
                <w:noProof/>
                <w:lang w:val="en-IN" w:eastAsia="en-IN"/>
              </w:rPr>
              <w:tab/>
            </w:r>
            <w:r w:rsidRPr="00070CD7">
              <w:rPr>
                <w:rStyle w:val="Hyperlink"/>
                <w:noProof/>
              </w:rPr>
              <w:t>Create Rest Controller for CRUD operations:</w:t>
            </w:r>
            <w:r>
              <w:rPr>
                <w:noProof/>
                <w:webHidden/>
              </w:rPr>
              <w:tab/>
            </w:r>
            <w:r>
              <w:rPr>
                <w:noProof/>
                <w:webHidden/>
              </w:rPr>
              <w:fldChar w:fldCharType="begin"/>
            </w:r>
            <w:r>
              <w:rPr>
                <w:noProof/>
                <w:webHidden/>
              </w:rPr>
              <w:instrText xml:space="preserve"> PAGEREF _Toc48811282 \h </w:instrText>
            </w:r>
          </w:ins>
          <w:r>
            <w:rPr>
              <w:noProof/>
              <w:webHidden/>
            </w:rPr>
          </w:r>
          <w:r>
            <w:rPr>
              <w:noProof/>
              <w:webHidden/>
            </w:rPr>
            <w:fldChar w:fldCharType="separate"/>
          </w:r>
          <w:ins w:id="64" w:author="Sudhanshu Satyam" w:date="2020-08-20T10:20:00Z">
            <w:r>
              <w:rPr>
                <w:noProof/>
                <w:webHidden/>
              </w:rPr>
              <w:t>6</w:t>
            </w:r>
            <w:r>
              <w:rPr>
                <w:noProof/>
                <w:webHidden/>
              </w:rPr>
              <w:fldChar w:fldCharType="end"/>
            </w:r>
            <w:r w:rsidRPr="00070CD7">
              <w:rPr>
                <w:rStyle w:val="Hyperlink"/>
                <w:noProof/>
              </w:rPr>
              <w:fldChar w:fldCharType="end"/>
            </w:r>
          </w:ins>
        </w:p>
        <w:p w14:paraId="625E9B1D" w14:textId="341F98F8" w:rsidR="001061D4" w:rsidRDefault="001061D4">
          <w:pPr>
            <w:pStyle w:val="TOC2"/>
            <w:tabs>
              <w:tab w:val="left" w:pos="660"/>
              <w:tab w:val="right" w:leader="dot" w:pos="9350"/>
            </w:tabs>
            <w:rPr>
              <w:ins w:id="65" w:author="Sudhanshu Satyam" w:date="2020-08-20T10:20:00Z"/>
              <w:rFonts w:eastAsiaTheme="minorEastAsia"/>
              <w:noProof/>
              <w:lang w:val="en-IN" w:eastAsia="en-IN"/>
            </w:rPr>
          </w:pPr>
          <w:ins w:id="66"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"_Toc48811293"</w:instrText>
            </w:r>
            <w:r w:rsidRPr="00070CD7">
              <w:rPr>
                <w:rStyle w:val="Hyperlink"/>
                <w:noProof/>
              </w:rPr>
              <w:instrText xml:space="preserve"> </w:instrText>
            </w:r>
            <w:r w:rsidRPr="00070CD7">
              <w:rPr>
                <w:rStyle w:val="Hyperlink"/>
                <w:noProof/>
              </w:rPr>
              <w:fldChar w:fldCharType="separate"/>
            </w:r>
            <w:r w:rsidRPr="00070CD7">
              <w:rPr>
                <w:rStyle w:val="Hyperlink"/>
                <w:noProof/>
              </w:rPr>
              <w:t>3.</w:t>
            </w:r>
            <w:r>
              <w:rPr>
                <w:rFonts w:eastAsiaTheme="minorEastAsia"/>
                <w:noProof/>
                <w:lang w:val="en-IN" w:eastAsia="en-IN"/>
              </w:rPr>
              <w:tab/>
            </w:r>
            <w:r w:rsidRPr="00070CD7">
              <w:rPr>
                <w:rStyle w:val="Hyperlink"/>
                <w:noProof/>
              </w:rPr>
              <w:t>Create model for MongoDB interaction:</w:t>
            </w:r>
            <w:r>
              <w:rPr>
                <w:noProof/>
                <w:webHidden/>
              </w:rPr>
              <w:tab/>
            </w:r>
            <w:r>
              <w:rPr>
                <w:noProof/>
                <w:webHidden/>
              </w:rPr>
              <w:fldChar w:fldCharType="begin"/>
            </w:r>
            <w:r>
              <w:rPr>
                <w:noProof/>
                <w:webHidden/>
              </w:rPr>
              <w:instrText xml:space="preserve"> PAGEREF _Toc48811293 \h </w:instrText>
            </w:r>
          </w:ins>
          <w:r>
            <w:rPr>
              <w:noProof/>
              <w:webHidden/>
            </w:rPr>
          </w:r>
          <w:r>
            <w:rPr>
              <w:noProof/>
              <w:webHidden/>
            </w:rPr>
            <w:fldChar w:fldCharType="separate"/>
          </w:r>
          <w:ins w:id="67" w:author="Sudhanshu Satyam" w:date="2020-08-20T10:20:00Z">
            <w:r>
              <w:rPr>
                <w:noProof/>
                <w:webHidden/>
              </w:rPr>
              <w:t>7</w:t>
            </w:r>
            <w:r>
              <w:rPr>
                <w:noProof/>
                <w:webHidden/>
              </w:rPr>
              <w:fldChar w:fldCharType="end"/>
            </w:r>
            <w:r w:rsidRPr="00070CD7">
              <w:rPr>
                <w:rStyle w:val="Hyperlink"/>
                <w:noProof/>
              </w:rPr>
              <w:fldChar w:fldCharType="end"/>
            </w:r>
          </w:ins>
        </w:p>
        <w:p w14:paraId="62719D3F" w14:textId="6B949531" w:rsidR="001061D4" w:rsidRDefault="001061D4">
          <w:pPr>
            <w:pStyle w:val="TOC2"/>
            <w:tabs>
              <w:tab w:val="left" w:pos="660"/>
              <w:tab w:val="right" w:leader="dot" w:pos="9350"/>
            </w:tabs>
            <w:rPr>
              <w:ins w:id="68" w:author="Sudhanshu Satyam" w:date="2020-08-20T10:20:00Z"/>
              <w:rFonts w:eastAsiaTheme="minorEastAsia"/>
              <w:noProof/>
              <w:lang w:val="en-IN" w:eastAsia="en-IN"/>
            </w:rPr>
          </w:pPr>
          <w:ins w:id="69"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"_Toc48811294"</w:instrText>
            </w:r>
            <w:r w:rsidRPr="00070CD7">
              <w:rPr>
                <w:rStyle w:val="Hyperlink"/>
                <w:noProof/>
              </w:rPr>
              <w:instrText xml:space="preserve"> </w:instrText>
            </w:r>
            <w:r w:rsidRPr="00070CD7">
              <w:rPr>
                <w:rStyle w:val="Hyperlink"/>
                <w:noProof/>
              </w:rPr>
              <w:fldChar w:fldCharType="separate"/>
            </w:r>
            <w:r w:rsidRPr="00070CD7">
              <w:rPr>
                <w:rStyle w:val="Hyperlink"/>
                <w:noProof/>
              </w:rPr>
              <w:t>4.</w:t>
            </w:r>
            <w:r>
              <w:rPr>
                <w:rFonts w:eastAsiaTheme="minorEastAsia"/>
                <w:noProof/>
                <w:lang w:val="en-IN" w:eastAsia="en-IN"/>
              </w:rPr>
              <w:tab/>
            </w:r>
            <w:r w:rsidRPr="00070CD7">
              <w:rPr>
                <w:rStyle w:val="Hyperlink"/>
                <w:noProof/>
              </w:rPr>
              <w:t>Configure password security &amp;  JWT authentication:</w:t>
            </w:r>
            <w:r>
              <w:rPr>
                <w:noProof/>
                <w:webHidden/>
              </w:rPr>
              <w:tab/>
            </w:r>
            <w:r>
              <w:rPr>
                <w:noProof/>
                <w:webHidden/>
              </w:rPr>
              <w:fldChar w:fldCharType="begin"/>
            </w:r>
            <w:r>
              <w:rPr>
                <w:noProof/>
                <w:webHidden/>
              </w:rPr>
              <w:instrText xml:space="preserve"> PAGEREF _Toc48811294 \h </w:instrText>
            </w:r>
          </w:ins>
          <w:r>
            <w:rPr>
              <w:noProof/>
              <w:webHidden/>
            </w:rPr>
          </w:r>
          <w:r>
            <w:rPr>
              <w:noProof/>
              <w:webHidden/>
            </w:rPr>
            <w:fldChar w:fldCharType="separate"/>
          </w:r>
          <w:ins w:id="70" w:author="Sudhanshu Satyam" w:date="2020-08-20T10:20:00Z">
            <w:r>
              <w:rPr>
                <w:noProof/>
                <w:webHidden/>
              </w:rPr>
              <w:t>7</w:t>
            </w:r>
            <w:r>
              <w:rPr>
                <w:noProof/>
                <w:webHidden/>
              </w:rPr>
              <w:fldChar w:fldCharType="end"/>
            </w:r>
            <w:r w:rsidRPr="00070CD7">
              <w:rPr>
                <w:rStyle w:val="Hyperlink"/>
                <w:noProof/>
              </w:rPr>
              <w:fldChar w:fldCharType="end"/>
            </w:r>
          </w:ins>
        </w:p>
        <w:p w14:paraId="3BAA6170" w14:textId="05B1C015" w:rsidR="001061D4" w:rsidRDefault="001061D4">
          <w:pPr>
            <w:pStyle w:val="TOC2"/>
            <w:tabs>
              <w:tab w:val="left" w:pos="660"/>
              <w:tab w:val="right" w:leader="dot" w:pos="9350"/>
            </w:tabs>
            <w:rPr>
              <w:ins w:id="71" w:author="Sudhanshu Satyam" w:date="2020-08-20T10:20:00Z"/>
              <w:rFonts w:eastAsiaTheme="minorEastAsia"/>
              <w:noProof/>
              <w:lang w:val="en-IN" w:eastAsia="en-IN"/>
            </w:rPr>
          </w:pPr>
          <w:ins w:id="72"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"_Toc48811295"</w:instrText>
            </w:r>
            <w:r w:rsidRPr="00070CD7">
              <w:rPr>
                <w:rStyle w:val="Hyperlink"/>
                <w:noProof/>
              </w:rPr>
              <w:instrText xml:space="preserve"> </w:instrText>
            </w:r>
            <w:r w:rsidRPr="00070CD7">
              <w:rPr>
                <w:rStyle w:val="Hyperlink"/>
                <w:noProof/>
              </w:rPr>
              <w:fldChar w:fldCharType="separate"/>
            </w:r>
            <w:r w:rsidRPr="00070CD7">
              <w:rPr>
                <w:rStyle w:val="Hyperlink"/>
                <w:noProof/>
              </w:rPr>
              <w:t>5.</w:t>
            </w:r>
            <w:r>
              <w:rPr>
                <w:rFonts w:eastAsiaTheme="minorEastAsia"/>
                <w:noProof/>
                <w:lang w:val="en-IN" w:eastAsia="en-IN"/>
              </w:rPr>
              <w:tab/>
            </w:r>
            <w:r w:rsidRPr="00070CD7">
              <w:rPr>
                <w:rStyle w:val="Hyperlink"/>
                <w:noProof/>
              </w:rPr>
              <w:t>Create WSGI component:</w:t>
            </w:r>
            <w:r>
              <w:rPr>
                <w:noProof/>
                <w:webHidden/>
              </w:rPr>
              <w:tab/>
            </w:r>
            <w:r>
              <w:rPr>
                <w:noProof/>
                <w:webHidden/>
              </w:rPr>
              <w:fldChar w:fldCharType="begin"/>
            </w:r>
            <w:r>
              <w:rPr>
                <w:noProof/>
                <w:webHidden/>
              </w:rPr>
              <w:instrText xml:space="preserve"> PAGEREF _Toc48811295 \h </w:instrText>
            </w:r>
          </w:ins>
          <w:r>
            <w:rPr>
              <w:noProof/>
              <w:webHidden/>
            </w:rPr>
          </w:r>
          <w:r>
            <w:rPr>
              <w:noProof/>
              <w:webHidden/>
            </w:rPr>
            <w:fldChar w:fldCharType="separate"/>
          </w:r>
          <w:ins w:id="73" w:author="Sudhanshu Satyam" w:date="2020-08-20T10:20:00Z">
            <w:r>
              <w:rPr>
                <w:noProof/>
                <w:webHidden/>
              </w:rPr>
              <w:t>8</w:t>
            </w:r>
            <w:r>
              <w:rPr>
                <w:noProof/>
                <w:webHidden/>
              </w:rPr>
              <w:fldChar w:fldCharType="end"/>
            </w:r>
            <w:r w:rsidRPr="00070CD7">
              <w:rPr>
                <w:rStyle w:val="Hyperlink"/>
                <w:noProof/>
              </w:rPr>
              <w:fldChar w:fldCharType="end"/>
            </w:r>
          </w:ins>
        </w:p>
        <w:p w14:paraId="1268E094" w14:textId="02BC277F" w:rsidR="001061D4" w:rsidRDefault="001061D4">
          <w:pPr>
            <w:pStyle w:val="TOC1"/>
            <w:tabs>
              <w:tab w:val="right" w:leader="dot" w:pos="9350"/>
            </w:tabs>
            <w:rPr>
              <w:ins w:id="74" w:author="Sudhanshu Satyam" w:date="2020-08-20T10:20:00Z"/>
              <w:rFonts w:eastAsiaTheme="minorEastAsia"/>
              <w:noProof/>
              <w:lang w:val="en-IN" w:eastAsia="en-IN"/>
            </w:rPr>
          </w:pPr>
          <w:ins w:id="75"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"_Toc48811296"</w:instrText>
            </w:r>
            <w:r w:rsidRPr="00070CD7">
              <w:rPr>
                <w:rStyle w:val="Hyperlink"/>
                <w:noProof/>
              </w:rPr>
              <w:instrText xml:space="preserve"> </w:instrText>
            </w:r>
            <w:r w:rsidRPr="00070CD7">
              <w:rPr>
                <w:rStyle w:val="Hyperlink"/>
                <w:noProof/>
              </w:rPr>
              <w:fldChar w:fldCharType="separate"/>
            </w:r>
            <w:r w:rsidRPr="00070CD7">
              <w:rPr>
                <w:rStyle w:val="Hyperlink"/>
                <w:noProof/>
              </w:rPr>
              <w:t>Flask Server &amp; MongoDB</w:t>
            </w:r>
            <w:r w:rsidRPr="00070CD7">
              <w:rPr>
                <w:rStyle w:val="Hyperlink"/>
                <w:rFonts w:cstheme="minorHAnsi"/>
                <w:b/>
                <w:bCs/>
                <w:noProof/>
              </w:rPr>
              <w:t>:</w:t>
            </w:r>
            <w:r>
              <w:rPr>
                <w:noProof/>
                <w:webHidden/>
              </w:rPr>
              <w:tab/>
            </w:r>
            <w:r>
              <w:rPr>
                <w:noProof/>
                <w:webHidden/>
              </w:rPr>
              <w:fldChar w:fldCharType="begin"/>
            </w:r>
            <w:r>
              <w:rPr>
                <w:noProof/>
                <w:webHidden/>
              </w:rPr>
              <w:instrText xml:space="preserve"> PAGEREF _Toc48811296 \h </w:instrText>
            </w:r>
          </w:ins>
          <w:r>
            <w:rPr>
              <w:noProof/>
              <w:webHidden/>
            </w:rPr>
          </w:r>
          <w:r>
            <w:rPr>
              <w:noProof/>
              <w:webHidden/>
            </w:rPr>
            <w:fldChar w:fldCharType="separate"/>
          </w:r>
          <w:ins w:id="76" w:author="Sudhanshu Satyam" w:date="2020-08-20T10:20:00Z">
            <w:r>
              <w:rPr>
                <w:noProof/>
                <w:webHidden/>
              </w:rPr>
              <w:t>9</w:t>
            </w:r>
            <w:r>
              <w:rPr>
                <w:noProof/>
                <w:webHidden/>
              </w:rPr>
              <w:fldChar w:fldCharType="end"/>
            </w:r>
            <w:r w:rsidRPr="00070CD7">
              <w:rPr>
                <w:rStyle w:val="Hyperlink"/>
                <w:noProof/>
              </w:rPr>
              <w:fldChar w:fldCharType="end"/>
            </w:r>
          </w:ins>
        </w:p>
        <w:p w14:paraId="5C7C4DE7" w14:textId="5B915CFD" w:rsidR="001061D4" w:rsidRDefault="001061D4">
          <w:pPr>
            <w:pStyle w:val="TOC2"/>
            <w:tabs>
              <w:tab w:val="left" w:pos="660"/>
              <w:tab w:val="right" w:leader="dot" w:pos="9350"/>
            </w:tabs>
            <w:rPr>
              <w:ins w:id="77" w:author="Sudhanshu Satyam" w:date="2020-08-20T10:20:00Z"/>
              <w:rFonts w:eastAsiaTheme="minorEastAsia"/>
              <w:noProof/>
              <w:lang w:val="en-IN" w:eastAsia="en-IN"/>
            </w:rPr>
          </w:pPr>
          <w:ins w:id="78"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"_Toc48811297"</w:instrText>
            </w:r>
            <w:r w:rsidRPr="00070CD7">
              <w:rPr>
                <w:rStyle w:val="Hyperlink"/>
                <w:noProof/>
              </w:rPr>
              <w:instrText xml:space="preserve"> </w:instrText>
            </w:r>
            <w:r w:rsidRPr="00070CD7">
              <w:rPr>
                <w:rStyle w:val="Hyperlink"/>
                <w:noProof/>
              </w:rPr>
              <w:fldChar w:fldCharType="separate"/>
            </w:r>
            <w:r w:rsidRPr="00070CD7">
              <w:rPr>
                <w:rStyle w:val="Hyperlink"/>
                <w:noProof/>
              </w:rPr>
              <w:t>1.</w:t>
            </w:r>
            <w:r>
              <w:rPr>
                <w:rFonts w:eastAsiaTheme="minorEastAsia"/>
                <w:noProof/>
                <w:lang w:val="en-IN" w:eastAsia="en-IN"/>
              </w:rPr>
              <w:tab/>
            </w:r>
            <w:r w:rsidRPr="00070CD7">
              <w:rPr>
                <w:rStyle w:val="Hyperlink"/>
                <w:noProof/>
              </w:rPr>
              <w:t>Run MongoDB :</w:t>
            </w:r>
            <w:r>
              <w:rPr>
                <w:noProof/>
                <w:webHidden/>
              </w:rPr>
              <w:tab/>
            </w:r>
            <w:r>
              <w:rPr>
                <w:noProof/>
                <w:webHidden/>
              </w:rPr>
              <w:fldChar w:fldCharType="begin"/>
            </w:r>
            <w:r>
              <w:rPr>
                <w:noProof/>
                <w:webHidden/>
              </w:rPr>
              <w:instrText xml:space="preserve"> PAGEREF _Toc48811297 \h </w:instrText>
            </w:r>
          </w:ins>
          <w:r>
            <w:rPr>
              <w:noProof/>
              <w:webHidden/>
            </w:rPr>
          </w:r>
          <w:r>
            <w:rPr>
              <w:noProof/>
              <w:webHidden/>
            </w:rPr>
            <w:fldChar w:fldCharType="separate"/>
          </w:r>
          <w:ins w:id="79" w:author="Sudhanshu Satyam" w:date="2020-08-20T10:20:00Z">
            <w:r>
              <w:rPr>
                <w:noProof/>
                <w:webHidden/>
              </w:rPr>
              <w:t>9</w:t>
            </w:r>
            <w:r>
              <w:rPr>
                <w:noProof/>
                <w:webHidden/>
              </w:rPr>
              <w:fldChar w:fldCharType="end"/>
            </w:r>
            <w:r w:rsidRPr="00070CD7">
              <w:rPr>
                <w:rStyle w:val="Hyperlink"/>
                <w:noProof/>
              </w:rPr>
              <w:fldChar w:fldCharType="end"/>
            </w:r>
          </w:ins>
        </w:p>
        <w:p w14:paraId="27C58357" w14:textId="4361E0EF" w:rsidR="001061D4" w:rsidRDefault="001061D4">
          <w:pPr>
            <w:pStyle w:val="TOC2"/>
            <w:tabs>
              <w:tab w:val="left" w:pos="660"/>
              <w:tab w:val="right" w:leader="dot" w:pos="9350"/>
            </w:tabs>
            <w:rPr>
              <w:ins w:id="80" w:author="Sudhanshu Satyam" w:date="2020-08-20T10:20:00Z"/>
              <w:rFonts w:eastAsiaTheme="minorEastAsia"/>
              <w:noProof/>
              <w:lang w:val="en-IN" w:eastAsia="en-IN"/>
            </w:rPr>
          </w:pPr>
          <w:ins w:id="81"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"_Toc48811298"</w:instrText>
            </w:r>
            <w:r w:rsidRPr="00070CD7">
              <w:rPr>
                <w:rStyle w:val="Hyperlink"/>
                <w:noProof/>
              </w:rPr>
              <w:instrText xml:space="preserve"> </w:instrText>
            </w:r>
            <w:r w:rsidRPr="00070CD7">
              <w:rPr>
                <w:rStyle w:val="Hyperlink"/>
                <w:noProof/>
              </w:rPr>
              <w:fldChar w:fldCharType="separate"/>
            </w:r>
            <w:r w:rsidRPr="00070CD7">
              <w:rPr>
                <w:rStyle w:val="Hyperlink"/>
                <w:rFonts w:cstheme="minorHAnsi"/>
                <w:noProof/>
              </w:rPr>
              <w:t>2.</w:t>
            </w:r>
            <w:r>
              <w:rPr>
                <w:rFonts w:eastAsiaTheme="minorEastAsia"/>
                <w:noProof/>
                <w:lang w:val="en-IN" w:eastAsia="en-IN"/>
              </w:rPr>
              <w:tab/>
            </w:r>
            <w:r w:rsidRPr="00070CD7">
              <w:rPr>
                <w:rStyle w:val="Hyperlink"/>
                <w:noProof/>
              </w:rPr>
              <w:t>Access Flask Server:</w:t>
            </w:r>
            <w:r>
              <w:rPr>
                <w:noProof/>
                <w:webHidden/>
              </w:rPr>
              <w:tab/>
            </w:r>
            <w:r>
              <w:rPr>
                <w:noProof/>
                <w:webHidden/>
              </w:rPr>
              <w:fldChar w:fldCharType="begin"/>
            </w:r>
            <w:r>
              <w:rPr>
                <w:noProof/>
                <w:webHidden/>
              </w:rPr>
              <w:instrText xml:space="preserve"> PAGEREF _Toc48811298 \h </w:instrText>
            </w:r>
          </w:ins>
          <w:r>
            <w:rPr>
              <w:noProof/>
              <w:webHidden/>
            </w:rPr>
          </w:r>
          <w:r>
            <w:rPr>
              <w:noProof/>
              <w:webHidden/>
            </w:rPr>
            <w:fldChar w:fldCharType="separate"/>
          </w:r>
          <w:ins w:id="82" w:author="Sudhanshu Satyam" w:date="2020-08-20T10:20:00Z">
            <w:r>
              <w:rPr>
                <w:noProof/>
                <w:webHidden/>
              </w:rPr>
              <w:t>10</w:t>
            </w:r>
            <w:r>
              <w:rPr>
                <w:noProof/>
                <w:webHidden/>
              </w:rPr>
              <w:fldChar w:fldCharType="end"/>
            </w:r>
            <w:r w:rsidRPr="00070CD7">
              <w:rPr>
                <w:rStyle w:val="Hyperlink"/>
                <w:noProof/>
              </w:rPr>
              <w:fldChar w:fldCharType="end"/>
            </w:r>
          </w:ins>
        </w:p>
        <w:p w14:paraId="5F4C7413" w14:textId="6AC738EF" w:rsidR="001061D4" w:rsidRDefault="001061D4">
          <w:pPr>
            <w:pStyle w:val="TOC2"/>
            <w:tabs>
              <w:tab w:val="left" w:pos="660"/>
              <w:tab w:val="right" w:leader="dot" w:pos="9350"/>
            </w:tabs>
            <w:rPr>
              <w:ins w:id="83" w:author="Sudhanshu Satyam" w:date="2020-08-20T10:20:00Z"/>
              <w:rFonts w:eastAsiaTheme="minorEastAsia"/>
              <w:noProof/>
              <w:lang w:val="en-IN" w:eastAsia="en-IN"/>
            </w:rPr>
          </w:pPr>
          <w:ins w:id="84"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"_Toc48811299"</w:instrText>
            </w:r>
            <w:r w:rsidRPr="00070CD7">
              <w:rPr>
                <w:rStyle w:val="Hyperlink"/>
                <w:noProof/>
              </w:rPr>
              <w:instrText xml:space="preserve"> </w:instrText>
            </w:r>
            <w:r w:rsidRPr="00070CD7">
              <w:rPr>
                <w:rStyle w:val="Hyperlink"/>
                <w:noProof/>
              </w:rPr>
              <w:fldChar w:fldCharType="separate"/>
            </w:r>
            <w:r w:rsidRPr="00070CD7">
              <w:rPr>
                <w:rStyle w:val="Hyperlink"/>
                <w:rFonts w:cstheme="minorHAnsi"/>
                <w:noProof/>
              </w:rPr>
              <w:t>3.</w:t>
            </w:r>
            <w:r>
              <w:rPr>
                <w:rFonts w:eastAsiaTheme="minorEastAsia"/>
                <w:noProof/>
                <w:lang w:val="en-IN" w:eastAsia="en-IN"/>
              </w:rPr>
              <w:tab/>
            </w:r>
            <w:r w:rsidRPr="00070CD7">
              <w:rPr>
                <w:rStyle w:val="Hyperlink"/>
                <w:noProof/>
              </w:rPr>
              <w:t>Access MongoDB using Robo 3T:</w:t>
            </w:r>
            <w:r>
              <w:rPr>
                <w:noProof/>
                <w:webHidden/>
              </w:rPr>
              <w:tab/>
            </w:r>
            <w:r>
              <w:rPr>
                <w:noProof/>
                <w:webHidden/>
              </w:rPr>
              <w:fldChar w:fldCharType="begin"/>
            </w:r>
            <w:r>
              <w:rPr>
                <w:noProof/>
                <w:webHidden/>
              </w:rPr>
              <w:instrText xml:space="preserve"> PAGEREF _Toc48811299 \h </w:instrText>
            </w:r>
          </w:ins>
          <w:r>
            <w:rPr>
              <w:noProof/>
              <w:webHidden/>
            </w:rPr>
          </w:r>
          <w:r>
            <w:rPr>
              <w:noProof/>
              <w:webHidden/>
            </w:rPr>
            <w:fldChar w:fldCharType="separate"/>
          </w:r>
          <w:ins w:id="85" w:author="Sudhanshu Satyam" w:date="2020-08-20T10:20:00Z">
            <w:r>
              <w:rPr>
                <w:noProof/>
                <w:webHidden/>
              </w:rPr>
              <w:t>10</w:t>
            </w:r>
            <w:r>
              <w:rPr>
                <w:noProof/>
                <w:webHidden/>
              </w:rPr>
              <w:fldChar w:fldCharType="end"/>
            </w:r>
            <w:r w:rsidRPr="00070CD7">
              <w:rPr>
                <w:rStyle w:val="Hyperlink"/>
                <w:noProof/>
              </w:rPr>
              <w:fldChar w:fldCharType="end"/>
            </w:r>
          </w:ins>
        </w:p>
        <w:p w14:paraId="130DE415" w14:textId="03308DE1" w:rsidR="001061D4" w:rsidRDefault="001061D4">
          <w:pPr>
            <w:pStyle w:val="TOC1"/>
            <w:tabs>
              <w:tab w:val="right" w:leader="dot" w:pos="9350"/>
            </w:tabs>
            <w:rPr>
              <w:ins w:id="86" w:author="Sudhanshu Satyam" w:date="2020-08-20T10:20:00Z"/>
              <w:rFonts w:eastAsiaTheme="minorEastAsia"/>
              <w:noProof/>
              <w:lang w:val="en-IN" w:eastAsia="en-IN"/>
            </w:rPr>
          </w:pPr>
          <w:ins w:id="87"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"_Toc48811300"</w:instrText>
            </w:r>
            <w:r w:rsidRPr="00070CD7">
              <w:rPr>
                <w:rStyle w:val="Hyperlink"/>
                <w:noProof/>
              </w:rPr>
              <w:instrText xml:space="preserve"> </w:instrText>
            </w:r>
            <w:r w:rsidRPr="00070CD7">
              <w:rPr>
                <w:rStyle w:val="Hyperlink"/>
                <w:noProof/>
              </w:rPr>
              <w:fldChar w:fldCharType="separate"/>
            </w:r>
            <w:r w:rsidRPr="00070CD7">
              <w:rPr>
                <w:rStyle w:val="Hyperlink"/>
                <w:noProof/>
              </w:rPr>
              <w:t>Test Restful-Service:</w:t>
            </w:r>
            <w:r>
              <w:rPr>
                <w:noProof/>
                <w:webHidden/>
              </w:rPr>
              <w:tab/>
            </w:r>
            <w:r>
              <w:rPr>
                <w:noProof/>
                <w:webHidden/>
              </w:rPr>
              <w:fldChar w:fldCharType="begin"/>
            </w:r>
            <w:r>
              <w:rPr>
                <w:noProof/>
                <w:webHidden/>
              </w:rPr>
              <w:instrText xml:space="preserve"> PAGEREF _Toc48811300 \h </w:instrText>
            </w:r>
          </w:ins>
          <w:r>
            <w:rPr>
              <w:noProof/>
              <w:webHidden/>
            </w:rPr>
          </w:r>
          <w:r>
            <w:rPr>
              <w:noProof/>
              <w:webHidden/>
            </w:rPr>
            <w:fldChar w:fldCharType="separate"/>
          </w:r>
          <w:ins w:id="88" w:author="Sudhanshu Satyam" w:date="2020-08-20T10:20:00Z">
            <w:r>
              <w:rPr>
                <w:noProof/>
                <w:webHidden/>
              </w:rPr>
              <w:t>11</w:t>
            </w:r>
            <w:r>
              <w:rPr>
                <w:noProof/>
                <w:webHidden/>
              </w:rPr>
              <w:fldChar w:fldCharType="end"/>
            </w:r>
            <w:r w:rsidRPr="00070CD7">
              <w:rPr>
                <w:rStyle w:val="Hyperlink"/>
                <w:noProof/>
              </w:rPr>
              <w:fldChar w:fldCharType="end"/>
            </w:r>
          </w:ins>
        </w:p>
        <w:p w14:paraId="16F3B1AE" w14:textId="53C3CA43" w:rsidR="001061D4" w:rsidRDefault="001061D4">
          <w:pPr>
            <w:pStyle w:val="TOC2"/>
            <w:tabs>
              <w:tab w:val="left" w:pos="660"/>
              <w:tab w:val="right" w:leader="dot" w:pos="9350"/>
            </w:tabs>
            <w:rPr>
              <w:ins w:id="89" w:author="Sudhanshu Satyam" w:date="2020-08-20T10:20:00Z"/>
              <w:rFonts w:eastAsiaTheme="minorEastAsia"/>
              <w:noProof/>
              <w:lang w:val="en-IN" w:eastAsia="en-IN"/>
            </w:rPr>
          </w:pPr>
          <w:ins w:id="90"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"_Toc48811301"</w:instrText>
            </w:r>
            <w:r w:rsidRPr="00070CD7">
              <w:rPr>
                <w:rStyle w:val="Hyperlink"/>
                <w:noProof/>
              </w:rPr>
              <w:instrText xml:space="preserve"> </w:instrText>
            </w:r>
            <w:r w:rsidRPr="00070CD7">
              <w:rPr>
                <w:rStyle w:val="Hyperlink"/>
                <w:noProof/>
              </w:rPr>
              <w:fldChar w:fldCharType="separate"/>
            </w:r>
            <w:r w:rsidRPr="00070CD7">
              <w:rPr>
                <w:rStyle w:val="Hyperlink"/>
                <w:noProof/>
              </w:rPr>
              <w:t>1.</w:t>
            </w:r>
            <w:r>
              <w:rPr>
                <w:rFonts w:eastAsiaTheme="minorEastAsia"/>
                <w:noProof/>
                <w:lang w:val="en-IN" w:eastAsia="en-IN"/>
              </w:rPr>
              <w:tab/>
            </w:r>
            <w:r w:rsidRPr="00070CD7">
              <w:rPr>
                <w:rStyle w:val="Hyperlink"/>
                <w:noProof/>
              </w:rPr>
              <w:t>Test using Postman:</w:t>
            </w:r>
            <w:r>
              <w:rPr>
                <w:noProof/>
                <w:webHidden/>
              </w:rPr>
              <w:tab/>
            </w:r>
            <w:r>
              <w:rPr>
                <w:noProof/>
                <w:webHidden/>
              </w:rPr>
              <w:fldChar w:fldCharType="begin"/>
            </w:r>
            <w:r>
              <w:rPr>
                <w:noProof/>
                <w:webHidden/>
              </w:rPr>
              <w:instrText xml:space="preserve"> PAGEREF _Toc48811301 \h </w:instrText>
            </w:r>
          </w:ins>
          <w:r>
            <w:rPr>
              <w:noProof/>
              <w:webHidden/>
            </w:rPr>
          </w:r>
          <w:r>
            <w:rPr>
              <w:noProof/>
              <w:webHidden/>
            </w:rPr>
            <w:fldChar w:fldCharType="separate"/>
          </w:r>
          <w:ins w:id="91" w:author="Sudhanshu Satyam" w:date="2020-08-20T10:20:00Z">
            <w:r>
              <w:rPr>
                <w:noProof/>
                <w:webHidden/>
              </w:rPr>
              <w:t>11</w:t>
            </w:r>
            <w:r>
              <w:rPr>
                <w:noProof/>
                <w:webHidden/>
              </w:rPr>
              <w:fldChar w:fldCharType="end"/>
            </w:r>
            <w:r w:rsidRPr="00070CD7">
              <w:rPr>
                <w:rStyle w:val="Hyperlink"/>
                <w:noProof/>
              </w:rPr>
              <w:fldChar w:fldCharType="end"/>
            </w:r>
          </w:ins>
        </w:p>
        <w:p w14:paraId="1DF40E98" w14:textId="5A967D4C" w:rsidR="001061D4" w:rsidRDefault="001061D4">
          <w:pPr>
            <w:pStyle w:val="TOC2"/>
            <w:tabs>
              <w:tab w:val="left" w:pos="660"/>
              <w:tab w:val="right" w:leader="dot" w:pos="9350"/>
            </w:tabs>
            <w:rPr>
              <w:ins w:id="92" w:author="Sudhanshu Satyam" w:date="2020-08-20T10:20:00Z"/>
              <w:rFonts w:eastAsiaTheme="minorEastAsia"/>
              <w:noProof/>
              <w:lang w:val="en-IN" w:eastAsia="en-IN"/>
            </w:rPr>
          </w:pPr>
          <w:ins w:id="93"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"_Toc48811302"</w:instrText>
            </w:r>
            <w:r w:rsidRPr="00070CD7">
              <w:rPr>
                <w:rStyle w:val="Hyperlink"/>
                <w:noProof/>
              </w:rPr>
              <w:instrText xml:space="preserve"> </w:instrText>
            </w:r>
            <w:r w:rsidRPr="00070CD7">
              <w:rPr>
                <w:rStyle w:val="Hyperlink"/>
                <w:noProof/>
              </w:rPr>
              <w:fldChar w:fldCharType="separate"/>
            </w:r>
            <w:r w:rsidRPr="00070CD7">
              <w:rPr>
                <w:rStyle w:val="Hyperlink"/>
                <w:noProof/>
              </w:rPr>
              <w:t>2.</w:t>
            </w:r>
            <w:r>
              <w:rPr>
                <w:rFonts w:eastAsiaTheme="minorEastAsia"/>
                <w:noProof/>
                <w:lang w:val="en-IN" w:eastAsia="en-IN"/>
              </w:rPr>
              <w:tab/>
            </w:r>
            <w:r w:rsidRPr="00070CD7">
              <w:rPr>
                <w:rStyle w:val="Hyperlink"/>
                <w:noProof/>
              </w:rPr>
              <w:t>Insert data into MongoDB</w:t>
            </w:r>
            <w:r>
              <w:rPr>
                <w:noProof/>
                <w:webHidden/>
              </w:rPr>
              <w:tab/>
            </w:r>
            <w:r>
              <w:rPr>
                <w:noProof/>
                <w:webHidden/>
              </w:rPr>
              <w:fldChar w:fldCharType="begin"/>
            </w:r>
            <w:r>
              <w:rPr>
                <w:noProof/>
                <w:webHidden/>
              </w:rPr>
              <w:instrText xml:space="preserve"> PAGEREF _Toc48811302 \h </w:instrText>
            </w:r>
          </w:ins>
          <w:r>
            <w:rPr>
              <w:noProof/>
              <w:webHidden/>
            </w:rPr>
          </w:r>
          <w:r>
            <w:rPr>
              <w:noProof/>
              <w:webHidden/>
            </w:rPr>
            <w:fldChar w:fldCharType="separate"/>
          </w:r>
          <w:ins w:id="94" w:author="Sudhanshu Satyam" w:date="2020-08-20T10:20:00Z">
            <w:r>
              <w:rPr>
                <w:noProof/>
                <w:webHidden/>
              </w:rPr>
              <w:t>11</w:t>
            </w:r>
            <w:r>
              <w:rPr>
                <w:noProof/>
                <w:webHidden/>
              </w:rPr>
              <w:fldChar w:fldCharType="end"/>
            </w:r>
            <w:r w:rsidRPr="00070CD7">
              <w:rPr>
                <w:rStyle w:val="Hyperlink"/>
                <w:noProof/>
              </w:rPr>
              <w:fldChar w:fldCharType="end"/>
            </w:r>
          </w:ins>
        </w:p>
        <w:p w14:paraId="36E0A168" w14:textId="5AA38D02" w:rsidR="001061D4" w:rsidRDefault="001061D4">
          <w:pPr>
            <w:pStyle w:val="TOC2"/>
            <w:tabs>
              <w:tab w:val="left" w:pos="660"/>
              <w:tab w:val="right" w:leader="dot" w:pos="9350"/>
            </w:tabs>
            <w:rPr>
              <w:ins w:id="95" w:author="Sudhanshu Satyam" w:date="2020-08-20T10:20:00Z"/>
              <w:rFonts w:eastAsiaTheme="minorEastAsia"/>
              <w:noProof/>
              <w:lang w:val="en-IN" w:eastAsia="en-IN"/>
            </w:rPr>
          </w:pPr>
          <w:ins w:id="96"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"_Toc48811303"</w:instrText>
            </w:r>
            <w:r w:rsidRPr="00070CD7">
              <w:rPr>
                <w:rStyle w:val="Hyperlink"/>
                <w:noProof/>
              </w:rPr>
              <w:instrText xml:space="preserve"> </w:instrText>
            </w:r>
            <w:r w:rsidRPr="00070CD7">
              <w:rPr>
                <w:rStyle w:val="Hyperlink"/>
                <w:noProof/>
              </w:rPr>
              <w:fldChar w:fldCharType="separate"/>
            </w:r>
            <w:r w:rsidRPr="00070CD7">
              <w:rPr>
                <w:rStyle w:val="Hyperlink"/>
                <w:noProof/>
              </w:rPr>
              <w:t>3.</w:t>
            </w:r>
            <w:r>
              <w:rPr>
                <w:rFonts w:eastAsiaTheme="minorEastAsia"/>
                <w:noProof/>
                <w:lang w:val="en-IN" w:eastAsia="en-IN"/>
              </w:rPr>
              <w:tab/>
            </w:r>
            <w:r w:rsidRPr="00070CD7">
              <w:rPr>
                <w:rStyle w:val="Hyperlink"/>
                <w:noProof/>
              </w:rPr>
              <w:t>Authenticate user by JWT:</w:t>
            </w:r>
            <w:r>
              <w:rPr>
                <w:noProof/>
                <w:webHidden/>
              </w:rPr>
              <w:tab/>
            </w:r>
            <w:r>
              <w:rPr>
                <w:noProof/>
                <w:webHidden/>
              </w:rPr>
              <w:fldChar w:fldCharType="begin"/>
            </w:r>
            <w:r>
              <w:rPr>
                <w:noProof/>
                <w:webHidden/>
              </w:rPr>
              <w:instrText xml:space="preserve"> PAGEREF _Toc48811303 \h </w:instrText>
            </w:r>
          </w:ins>
          <w:r>
            <w:rPr>
              <w:noProof/>
              <w:webHidden/>
            </w:rPr>
          </w:r>
          <w:r>
            <w:rPr>
              <w:noProof/>
              <w:webHidden/>
            </w:rPr>
            <w:fldChar w:fldCharType="separate"/>
          </w:r>
          <w:ins w:id="97" w:author="Sudhanshu Satyam" w:date="2020-08-20T10:20:00Z">
            <w:r>
              <w:rPr>
                <w:noProof/>
                <w:webHidden/>
              </w:rPr>
              <w:t>12</w:t>
            </w:r>
            <w:r>
              <w:rPr>
                <w:noProof/>
                <w:webHidden/>
              </w:rPr>
              <w:fldChar w:fldCharType="end"/>
            </w:r>
            <w:r w:rsidRPr="00070CD7">
              <w:rPr>
                <w:rStyle w:val="Hyperlink"/>
                <w:noProof/>
              </w:rPr>
              <w:fldChar w:fldCharType="end"/>
            </w:r>
          </w:ins>
        </w:p>
        <w:p w14:paraId="629CD17F" w14:textId="7EFD045E" w:rsidR="001061D4" w:rsidRDefault="001061D4">
          <w:pPr>
            <w:pStyle w:val="TOC2"/>
            <w:tabs>
              <w:tab w:val="left" w:pos="660"/>
              <w:tab w:val="right" w:leader="dot" w:pos="9350"/>
            </w:tabs>
            <w:rPr>
              <w:ins w:id="98" w:author="Sudhanshu Satyam" w:date="2020-08-20T10:20:00Z"/>
              <w:rFonts w:eastAsiaTheme="minorEastAsia"/>
              <w:noProof/>
              <w:lang w:val="en-IN" w:eastAsia="en-IN"/>
            </w:rPr>
          </w:pPr>
          <w:ins w:id="99"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"_Toc48811304"</w:instrText>
            </w:r>
            <w:r w:rsidRPr="00070CD7">
              <w:rPr>
                <w:rStyle w:val="Hyperlink"/>
                <w:noProof/>
              </w:rPr>
              <w:instrText xml:space="preserve"> </w:instrText>
            </w:r>
            <w:r w:rsidRPr="00070CD7">
              <w:rPr>
                <w:rStyle w:val="Hyperlink"/>
                <w:noProof/>
              </w:rPr>
              <w:fldChar w:fldCharType="separate"/>
            </w:r>
            <w:r w:rsidRPr="00070CD7">
              <w:rPr>
                <w:rStyle w:val="Hyperlink"/>
                <w:noProof/>
              </w:rPr>
              <w:t>4.</w:t>
            </w:r>
            <w:r>
              <w:rPr>
                <w:rFonts w:eastAsiaTheme="minorEastAsia"/>
                <w:noProof/>
                <w:lang w:val="en-IN" w:eastAsia="en-IN"/>
              </w:rPr>
              <w:tab/>
            </w:r>
            <w:r w:rsidRPr="00070CD7">
              <w:rPr>
                <w:rStyle w:val="Hyperlink"/>
                <w:noProof/>
              </w:rPr>
              <w:t>Add authorization token to request header :</w:t>
            </w:r>
            <w:r>
              <w:rPr>
                <w:noProof/>
                <w:webHidden/>
              </w:rPr>
              <w:tab/>
            </w:r>
            <w:r>
              <w:rPr>
                <w:noProof/>
                <w:webHidden/>
              </w:rPr>
              <w:fldChar w:fldCharType="begin"/>
            </w:r>
            <w:r>
              <w:rPr>
                <w:noProof/>
                <w:webHidden/>
              </w:rPr>
              <w:instrText xml:space="preserve"> PAGEREF _Toc48811304 \h </w:instrText>
            </w:r>
          </w:ins>
          <w:r>
            <w:rPr>
              <w:noProof/>
              <w:webHidden/>
            </w:rPr>
          </w:r>
          <w:r>
            <w:rPr>
              <w:noProof/>
              <w:webHidden/>
            </w:rPr>
            <w:fldChar w:fldCharType="separate"/>
          </w:r>
          <w:ins w:id="100" w:author="Sudhanshu Satyam" w:date="2020-08-20T10:20:00Z">
            <w:r>
              <w:rPr>
                <w:noProof/>
                <w:webHidden/>
              </w:rPr>
              <w:t>12</w:t>
            </w:r>
            <w:r>
              <w:rPr>
                <w:noProof/>
                <w:webHidden/>
              </w:rPr>
              <w:fldChar w:fldCharType="end"/>
            </w:r>
            <w:r w:rsidRPr="00070CD7">
              <w:rPr>
                <w:rStyle w:val="Hyperlink"/>
                <w:noProof/>
              </w:rPr>
              <w:fldChar w:fldCharType="end"/>
            </w:r>
          </w:ins>
        </w:p>
        <w:p w14:paraId="351DD040" w14:textId="3431C5AF" w:rsidR="001061D4" w:rsidRDefault="001061D4">
          <w:pPr>
            <w:pStyle w:val="TOC2"/>
            <w:tabs>
              <w:tab w:val="left" w:pos="660"/>
              <w:tab w:val="right" w:leader="dot" w:pos="9350"/>
            </w:tabs>
            <w:rPr>
              <w:ins w:id="101" w:author="Sudhanshu Satyam" w:date="2020-08-20T10:20:00Z"/>
              <w:rFonts w:eastAsiaTheme="minorEastAsia"/>
              <w:noProof/>
              <w:lang w:val="en-IN" w:eastAsia="en-IN"/>
            </w:rPr>
          </w:pPr>
          <w:ins w:id="102" w:author="Sudhanshu Satyam" w:date="2020-08-20T10:20:00Z">
            <w:r w:rsidRPr="00070CD7">
              <w:rPr>
                <w:rStyle w:val="Hyperlink"/>
                <w:noProof/>
              </w:rPr>
              <w:fldChar w:fldCharType="begin"/>
            </w:r>
            <w:r w:rsidRPr="00070CD7">
              <w:rPr>
                <w:rStyle w:val="Hyperlink"/>
                <w:noProof/>
              </w:rPr>
              <w:instrText xml:space="preserve"> </w:instrText>
            </w:r>
            <w:r>
              <w:rPr>
                <w:noProof/>
              </w:rPr>
              <w:instrText>HYPERLINK \l "_Toc48811305"</w:instrText>
            </w:r>
            <w:r w:rsidRPr="00070CD7">
              <w:rPr>
                <w:rStyle w:val="Hyperlink"/>
                <w:noProof/>
              </w:rPr>
              <w:instrText xml:space="preserve"> </w:instrText>
            </w:r>
            <w:r w:rsidRPr="00070CD7">
              <w:rPr>
                <w:rStyle w:val="Hyperlink"/>
                <w:noProof/>
              </w:rPr>
              <w:fldChar w:fldCharType="separate"/>
            </w:r>
            <w:r w:rsidRPr="00070CD7">
              <w:rPr>
                <w:rStyle w:val="Hyperlink"/>
                <w:noProof/>
              </w:rPr>
              <w:t>5.</w:t>
            </w:r>
            <w:r>
              <w:rPr>
                <w:rFonts w:eastAsiaTheme="minorEastAsia"/>
                <w:noProof/>
                <w:lang w:val="en-IN" w:eastAsia="en-IN"/>
              </w:rPr>
              <w:tab/>
            </w:r>
            <w:r w:rsidRPr="00070CD7">
              <w:rPr>
                <w:rStyle w:val="Hyperlink"/>
                <w:noProof/>
              </w:rPr>
              <w:t>Access user session on JWT authentication:</w:t>
            </w:r>
            <w:r>
              <w:rPr>
                <w:noProof/>
                <w:webHidden/>
              </w:rPr>
              <w:tab/>
            </w:r>
            <w:r>
              <w:rPr>
                <w:noProof/>
                <w:webHidden/>
              </w:rPr>
              <w:fldChar w:fldCharType="begin"/>
            </w:r>
            <w:r>
              <w:rPr>
                <w:noProof/>
                <w:webHidden/>
              </w:rPr>
              <w:instrText xml:space="preserve"> PAGEREF _Toc48811305 \h </w:instrText>
            </w:r>
          </w:ins>
          <w:r>
            <w:rPr>
              <w:noProof/>
              <w:webHidden/>
            </w:rPr>
          </w:r>
          <w:r>
            <w:rPr>
              <w:noProof/>
              <w:webHidden/>
            </w:rPr>
            <w:fldChar w:fldCharType="separate"/>
          </w:r>
          <w:ins w:id="103" w:author="Sudhanshu Satyam" w:date="2020-08-20T10:20:00Z">
            <w:r>
              <w:rPr>
                <w:noProof/>
                <w:webHidden/>
              </w:rPr>
              <w:t>13</w:t>
            </w:r>
            <w:r>
              <w:rPr>
                <w:noProof/>
                <w:webHidden/>
              </w:rPr>
              <w:fldChar w:fldCharType="end"/>
            </w:r>
            <w:r w:rsidRPr="00070CD7">
              <w:rPr>
                <w:rStyle w:val="Hyperlink"/>
                <w:noProof/>
              </w:rPr>
              <w:fldChar w:fldCharType="end"/>
            </w:r>
          </w:ins>
        </w:p>
        <w:p w14:paraId="12B240E1" w14:textId="53CAFC4B" w:rsidR="00BF7BAF" w:rsidDel="001061D4" w:rsidRDefault="00BF7BAF">
          <w:pPr>
            <w:pStyle w:val="TOC1"/>
            <w:tabs>
              <w:tab w:val="right" w:leader="dot" w:pos="9350"/>
            </w:tabs>
            <w:rPr>
              <w:ins w:id="104" w:author="Harish Kumar" w:date="2020-07-14T18:33:00Z"/>
              <w:del w:id="105" w:author="Sudhanshu Satyam" w:date="2020-08-20T10:20:00Z"/>
              <w:rFonts w:eastAsiaTheme="minorEastAsia"/>
              <w:noProof/>
            </w:rPr>
          </w:pPr>
          <w:ins w:id="106" w:author="Harish Kumar" w:date="2020-07-14T18:33:00Z">
            <w:del w:id="107" w:author="Sudhanshu Satyam" w:date="2020-08-20T10:20:00Z">
              <w:r w:rsidRPr="001061D4" w:rsidDel="001061D4">
                <w:rPr>
                  <w:rStyle w:val="Hyperlink"/>
                  <w:noProof/>
                </w:rPr>
                <w:delText>Introduction</w:delText>
              </w:r>
              <w:r w:rsidDel="001061D4">
                <w:rPr>
                  <w:noProof/>
                  <w:webHidden/>
                </w:rPr>
                <w:tab/>
              </w:r>
            </w:del>
          </w:ins>
        </w:p>
        <w:p w14:paraId="5B6FAD9C" w14:textId="2C48A9E2" w:rsidR="00BF7BAF" w:rsidDel="001061D4" w:rsidRDefault="00BF7BAF">
          <w:pPr>
            <w:pStyle w:val="TOC1"/>
            <w:tabs>
              <w:tab w:val="right" w:leader="dot" w:pos="9350"/>
            </w:tabs>
            <w:rPr>
              <w:ins w:id="108" w:author="Harish Kumar" w:date="2020-07-14T18:33:00Z"/>
              <w:del w:id="109" w:author="Sudhanshu Satyam" w:date="2020-08-20T10:20:00Z"/>
              <w:rFonts w:eastAsiaTheme="minorEastAsia"/>
              <w:noProof/>
            </w:rPr>
          </w:pPr>
          <w:ins w:id="110" w:author="Harish Kumar" w:date="2020-07-14T18:33:00Z">
            <w:del w:id="111" w:author="Sudhanshu Satyam" w:date="2020-08-20T10:20:00Z">
              <w:r w:rsidRPr="001061D4" w:rsidDel="001061D4">
                <w:rPr>
                  <w:rStyle w:val="Hyperlink"/>
                  <w:noProof/>
                </w:rPr>
                <w:delText>Revision History</w:delText>
              </w:r>
              <w:r w:rsidDel="001061D4">
                <w:rPr>
                  <w:noProof/>
                  <w:webHidden/>
                </w:rPr>
                <w:tab/>
              </w:r>
            </w:del>
          </w:ins>
        </w:p>
        <w:p w14:paraId="66642A83" w14:textId="7AA9FC6B" w:rsidR="00BF7BAF" w:rsidDel="001061D4" w:rsidRDefault="00BF7BAF">
          <w:pPr>
            <w:pStyle w:val="TOC1"/>
            <w:tabs>
              <w:tab w:val="right" w:leader="dot" w:pos="9350"/>
            </w:tabs>
            <w:rPr>
              <w:ins w:id="112" w:author="Harish Kumar" w:date="2020-07-14T18:33:00Z"/>
              <w:del w:id="113" w:author="Sudhanshu Satyam" w:date="2020-08-20T10:20:00Z"/>
              <w:rFonts w:eastAsiaTheme="minorEastAsia"/>
              <w:noProof/>
            </w:rPr>
          </w:pPr>
          <w:ins w:id="114" w:author="Harish Kumar" w:date="2020-07-14T18:33:00Z">
            <w:del w:id="115" w:author="Sudhanshu Satyam" w:date="2020-08-20T10:20:00Z">
              <w:r w:rsidRPr="001061D4" w:rsidDel="001061D4">
                <w:rPr>
                  <w:rStyle w:val="Hyperlink"/>
                  <w:noProof/>
                </w:rPr>
                <w:delText>Prerequisites:</w:delText>
              </w:r>
              <w:r w:rsidDel="001061D4">
                <w:rPr>
                  <w:noProof/>
                  <w:webHidden/>
                </w:rPr>
                <w:tab/>
              </w:r>
            </w:del>
          </w:ins>
        </w:p>
        <w:p w14:paraId="2BBFD28F" w14:textId="28CDC84F" w:rsidR="00BF7BAF" w:rsidDel="001061D4" w:rsidRDefault="00BF7BAF">
          <w:pPr>
            <w:pStyle w:val="TOC1"/>
            <w:tabs>
              <w:tab w:val="right" w:leader="dot" w:pos="9350"/>
            </w:tabs>
            <w:rPr>
              <w:ins w:id="116" w:author="Harish Kumar" w:date="2020-07-14T18:33:00Z"/>
              <w:del w:id="117" w:author="Sudhanshu Satyam" w:date="2020-08-20T10:20:00Z"/>
              <w:rFonts w:eastAsiaTheme="minorEastAsia"/>
              <w:noProof/>
            </w:rPr>
          </w:pPr>
          <w:ins w:id="118" w:author="Harish Kumar" w:date="2020-07-14T18:33:00Z">
            <w:del w:id="119" w:author="Sudhanshu Satyam" w:date="2020-08-20T09:54:00Z">
              <w:r w:rsidRPr="001061D4" w:rsidDel="00A20030">
                <w:rPr>
                  <w:rStyle w:val="Hyperlink"/>
                  <w:noProof/>
                </w:rPr>
                <w:delText>Steps to Create Project</w:delText>
              </w:r>
            </w:del>
            <w:del w:id="120" w:author="Sudhanshu Satyam" w:date="2020-08-20T10:20:00Z">
              <w:r w:rsidRPr="001061D4" w:rsidDel="001061D4">
                <w:rPr>
                  <w:rStyle w:val="Hyperlink"/>
                  <w:noProof/>
                </w:rPr>
                <w:delText>:</w:delText>
              </w:r>
              <w:r w:rsidDel="001061D4">
                <w:rPr>
                  <w:noProof/>
                  <w:webHidden/>
                </w:rPr>
                <w:tab/>
              </w:r>
            </w:del>
          </w:ins>
        </w:p>
        <w:p w14:paraId="78FD9229" w14:textId="39BFC3A0" w:rsidR="00BF7BAF" w:rsidDel="001061D4" w:rsidRDefault="00BF7BAF">
          <w:pPr>
            <w:pStyle w:val="TOC2"/>
            <w:tabs>
              <w:tab w:val="left" w:pos="660"/>
              <w:tab w:val="right" w:leader="dot" w:pos="9350"/>
            </w:tabs>
            <w:rPr>
              <w:ins w:id="121" w:author="Harish Kumar" w:date="2020-07-14T18:33:00Z"/>
              <w:del w:id="122" w:author="Sudhanshu Satyam" w:date="2020-08-20T10:20:00Z"/>
              <w:rFonts w:eastAsiaTheme="minorEastAsia"/>
              <w:noProof/>
            </w:rPr>
          </w:pPr>
          <w:ins w:id="123" w:author="Harish Kumar" w:date="2020-07-14T18:33:00Z">
            <w:del w:id="124" w:author="Sudhanshu Satyam" w:date="2020-08-20T10:20:00Z">
              <w:r w:rsidRPr="001061D4" w:rsidDel="001061D4">
                <w:rPr>
                  <w:rStyle w:val="Hyperlink"/>
                  <w:noProof/>
                </w:rPr>
                <w:delText>1.</w:delText>
              </w:r>
              <w:r w:rsidDel="001061D4">
                <w:rPr>
                  <w:rFonts w:eastAsiaTheme="minorEastAsia"/>
                  <w:noProof/>
                </w:rPr>
                <w:tab/>
              </w:r>
            </w:del>
            <w:del w:id="125" w:author="Sudhanshu Satyam" w:date="2020-08-20T09:54:00Z">
              <w:r w:rsidRPr="001061D4" w:rsidDel="00A20030">
                <w:rPr>
                  <w:rStyle w:val="Hyperlink"/>
                  <w:noProof/>
                </w:rPr>
                <w:delText>Create a Maven Web Project</w:delText>
              </w:r>
            </w:del>
            <w:del w:id="126" w:author="Sudhanshu Satyam" w:date="2020-08-20T10:20:00Z">
              <w:r w:rsidDel="001061D4">
                <w:rPr>
                  <w:noProof/>
                  <w:webHidden/>
                </w:rPr>
                <w:tab/>
              </w:r>
            </w:del>
          </w:ins>
        </w:p>
        <w:p w14:paraId="32DD2369" w14:textId="2A395839" w:rsidR="00BF7BAF" w:rsidDel="001061D4" w:rsidRDefault="00BF7BAF">
          <w:pPr>
            <w:pStyle w:val="TOC2"/>
            <w:tabs>
              <w:tab w:val="left" w:pos="660"/>
              <w:tab w:val="right" w:leader="dot" w:pos="9350"/>
            </w:tabs>
            <w:rPr>
              <w:ins w:id="127" w:author="Harish Kumar" w:date="2020-07-14T18:33:00Z"/>
              <w:del w:id="128" w:author="Sudhanshu Satyam" w:date="2020-08-20T10:20:00Z"/>
              <w:rFonts w:eastAsiaTheme="minorEastAsia"/>
              <w:noProof/>
            </w:rPr>
          </w:pPr>
          <w:ins w:id="129" w:author="Harish Kumar" w:date="2020-07-14T18:33:00Z">
            <w:del w:id="130" w:author="Sudhanshu Satyam" w:date="2020-08-20T10:20:00Z">
              <w:r w:rsidRPr="001061D4" w:rsidDel="001061D4">
                <w:rPr>
                  <w:rStyle w:val="Hyperlink"/>
                  <w:rFonts w:cstheme="minorHAnsi"/>
                  <w:noProof/>
                </w:rPr>
                <w:delText>2.</w:delText>
              </w:r>
              <w:r w:rsidDel="001061D4">
                <w:rPr>
                  <w:rFonts w:eastAsiaTheme="minorEastAsia"/>
                  <w:noProof/>
                </w:rPr>
                <w:tab/>
              </w:r>
              <w:r w:rsidRPr="001061D4" w:rsidDel="001061D4">
                <w:rPr>
                  <w:rStyle w:val="Hyperlink"/>
                  <w:noProof/>
                </w:rPr>
                <w:delText xml:space="preserve">Create </w:delText>
              </w:r>
            </w:del>
            <w:del w:id="131" w:author="Sudhanshu Satyam" w:date="2020-08-20T09:55:00Z">
              <w:r w:rsidRPr="001061D4" w:rsidDel="00A20030">
                <w:rPr>
                  <w:rStyle w:val="Hyperlink"/>
                  <w:noProof/>
                </w:rPr>
                <w:delText>Default Package and Class</w:delText>
              </w:r>
            </w:del>
            <w:del w:id="132" w:author="Sudhanshu Satyam" w:date="2020-08-20T10:20:00Z">
              <w:r w:rsidDel="001061D4">
                <w:rPr>
                  <w:noProof/>
                  <w:webHidden/>
                </w:rPr>
                <w:tab/>
              </w:r>
            </w:del>
            <w:del w:id="133" w:author="Sudhanshu Satyam" w:date="2020-08-20T10:16:00Z">
              <w:r w:rsidDel="0033701B">
                <w:rPr>
                  <w:noProof/>
                  <w:webHidden/>
                </w:rPr>
                <w:delText>5</w:delText>
              </w:r>
            </w:del>
          </w:ins>
        </w:p>
        <w:p w14:paraId="68A43800" w14:textId="25FFC737" w:rsidR="00BF7BAF" w:rsidDel="0050575B" w:rsidRDefault="00BF7BAF">
          <w:pPr>
            <w:pStyle w:val="TOC2"/>
            <w:tabs>
              <w:tab w:val="left" w:pos="660"/>
              <w:tab w:val="right" w:leader="dot" w:pos="9350"/>
            </w:tabs>
            <w:rPr>
              <w:ins w:id="134" w:author="Harish Kumar" w:date="2020-07-14T18:33:00Z"/>
              <w:del w:id="135" w:author="Sudhanshu Satyam" w:date="2020-08-20T09:57:00Z"/>
              <w:rFonts w:eastAsiaTheme="minorEastAsia"/>
              <w:noProof/>
            </w:rPr>
          </w:pPr>
          <w:ins w:id="136" w:author="Harish Kumar" w:date="2020-07-14T18:33:00Z">
            <w:del w:id="137" w:author="Sudhanshu Satyam" w:date="2020-08-20T10:20:00Z">
              <w:r w:rsidRPr="001061D4" w:rsidDel="001061D4">
                <w:rPr>
                  <w:rStyle w:val="Hyperlink"/>
                  <w:noProof/>
                </w:rPr>
                <w:delText>3.</w:delText>
              </w:r>
              <w:r w:rsidDel="001061D4">
                <w:rPr>
                  <w:rFonts w:eastAsiaTheme="minorEastAsia"/>
                  <w:noProof/>
                </w:rPr>
                <w:tab/>
              </w:r>
            </w:del>
            <w:del w:id="138" w:author="Sudhanshu Satyam" w:date="2020-08-20T09:56:00Z">
              <w:r w:rsidRPr="001061D4" w:rsidDel="00A20030">
                <w:rPr>
                  <w:rStyle w:val="Hyperlink"/>
                  <w:noProof/>
                </w:rPr>
                <w:delText>Dependency (Pom.xml) files</w:delText>
              </w:r>
            </w:del>
            <w:del w:id="139" w:author="Sudhanshu Satyam" w:date="2020-08-20T10:20:00Z">
              <w:r w:rsidRPr="001061D4" w:rsidDel="001061D4">
                <w:rPr>
                  <w:rStyle w:val="Hyperlink"/>
                  <w:noProof/>
                </w:rPr>
                <w:delText>:</w:delText>
              </w:r>
              <w:r w:rsidDel="001061D4">
                <w:rPr>
                  <w:noProof/>
                  <w:webHidden/>
                </w:rPr>
                <w:tab/>
              </w:r>
            </w:del>
            <w:del w:id="140" w:author="Sudhanshu Satyam" w:date="2020-08-20T10:16:00Z">
              <w:r w:rsidDel="0033701B">
                <w:rPr>
                  <w:noProof/>
                  <w:webHidden/>
                </w:rPr>
                <w:delText>6</w:delText>
              </w:r>
            </w:del>
          </w:ins>
        </w:p>
        <w:p w14:paraId="7F05556D" w14:textId="608A4D9D" w:rsidR="00BF7BAF" w:rsidDel="0050575B" w:rsidRDefault="00BF7BAF">
          <w:pPr>
            <w:pStyle w:val="TOC2"/>
            <w:tabs>
              <w:tab w:val="left" w:pos="660"/>
              <w:tab w:val="right" w:leader="dot" w:pos="9350"/>
            </w:tabs>
            <w:ind w:left="0"/>
            <w:rPr>
              <w:ins w:id="141" w:author="Harish Kumar" w:date="2020-07-14T18:33:00Z"/>
              <w:del w:id="142" w:author="Sudhanshu Satyam" w:date="2020-08-20T09:57:00Z"/>
              <w:rFonts w:eastAsiaTheme="minorEastAsia"/>
              <w:noProof/>
            </w:rPr>
            <w:pPrChange w:id="143" w:author="Sudhanshu Satyam" w:date="2020-08-20T09:57:00Z">
              <w:pPr>
                <w:pStyle w:val="TOC2"/>
                <w:tabs>
                  <w:tab w:val="left" w:pos="660"/>
                  <w:tab w:val="right" w:leader="dot" w:pos="9350"/>
                </w:tabs>
              </w:pPr>
            </w:pPrChange>
          </w:pPr>
          <w:ins w:id="144" w:author="Harish Kumar" w:date="2020-07-14T18:33:00Z">
            <w:del w:id="145" w:author="Sudhanshu Satyam" w:date="2020-08-20T09:57:00Z">
              <w:r w:rsidRPr="001061D4" w:rsidDel="0050575B">
                <w:rPr>
                  <w:rStyle w:val="Hyperlink"/>
                  <w:noProof/>
                </w:rPr>
                <w:delText>4.</w:delText>
              </w:r>
              <w:r w:rsidDel="0050575B">
                <w:rPr>
                  <w:rFonts w:eastAsiaTheme="minorEastAsia"/>
                  <w:noProof/>
                </w:rPr>
                <w:tab/>
              </w:r>
              <w:r w:rsidRPr="001061D4" w:rsidDel="0050575B">
                <w:rPr>
                  <w:rStyle w:val="Hyperlink"/>
                  <w:noProof/>
                </w:rPr>
                <w:delText>Implement Rest Resources</w:delText>
              </w:r>
              <w:r w:rsidDel="0050575B">
                <w:rPr>
                  <w:noProof/>
                  <w:webHidden/>
                </w:rPr>
                <w:tab/>
                <w:delText>6</w:delText>
              </w:r>
            </w:del>
          </w:ins>
        </w:p>
        <w:p w14:paraId="0AAB395A" w14:textId="34D06890" w:rsidR="00BF7BAF" w:rsidDel="001061D4" w:rsidRDefault="00BF7BAF">
          <w:pPr>
            <w:pStyle w:val="TOC2"/>
            <w:tabs>
              <w:tab w:val="left" w:pos="660"/>
              <w:tab w:val="right" w:leader="dot" w:pos="9350"/>
            </w:tabs>
            <w:rPr>
              <w:ins w:id="146" w:author="Harish Kumar" w:date="2020-07-14T18:33:00Z"/>
              <w:del w:id="147" w:author="Sudhanshu Satyam" w:date="2020-08-20T10:20:00Z"/>
              <w:rFonts w:eastAsiaTheme="minorEastAsia"/>
              <w:noProof/>
            </w:rPr>
          </w:pPr>
          <w:ins w:id="148" w:author="Harish Kumar" w:date="2020-07-14T18:33:00Z">
            <w:del w:id="149" w:author="Sudhanshu Satyam" w:date="2020-08-20T09:57:00Z">
              <w:r w:rsidRPr="001061D4" w:rsidDel="0050575B">
                <w:rPr>
                  <w:rStyle w:val="Hyperlink"/>
                  <w:rFonts w:cstheme="minorHAnsi"/>
                  <w:noProof/>
                </w:rPr>
                <w:delText>5.</w:delText>
              </w:r>
              <w:r w:rsidDel="0050575B">
                <w:rPr>
                  <w:rFonts w:eastAsiaTheme="minorEastAsia"/>
                  <w:noProof/>
                </w:rPr>
                <w:tab/>
              </w:r>
              <w:r w:rsidRPr="001061D4" w:rsidDel="0050575B">
                <w:rPr>
                  <w:rStyle w:val="Hyperlink"/>
                  <w:noProof/>
                </w:rPr>
                <w:delText>Change Port Number</w:delText>
              </w:r>
              <w:r w:rsidDel="0050575B">
                <w:rPr>
                  <w:noProof/>
                  <w:webHidden/>
                </w:rPr>
                <w:tab/>
                <w:delText>8</w:delText>
              </w:r>
            </w:del>
          </w:ins>
        </w:p>
        <w:p w14:paraId="65C3E3D2" w14:textId="0A74ED66" w:rsidR="00BF7BAF" w:rsidDel="001061D4" w:rsidRDefault="00BF7BAF">
          <w:pPr>
            <w:pStyle w:val="TOC1"/>
            <w:tabs>
              <w:tab w:val="right" w:leader="dot" w:pos="9350"/>
            </w:tabs>
            <w:rPr>
              <w:ins w:id="150" w:author="Harish Kumar" w:date="2020-07-14T18:33:00Z"/>
              <w:del w:id="151" w:author="Sudhanshu Satyam" w:date="2020-08-20T10:20:00Z"/>
              <w:rFonts w:eastAsiaTheme="minorEastAsia"/>
              <w:noProof/>
            </w:rPr>
          </w:pPr>
          <w:ins w:id="152" w:author="Harish Kumar" w:date="2020-07-14T18:33:00Z">
            <w:del w:id="153" w:author="Sudhanshu Satyam" w:date="2020-08-20T09:58:00Z">
              <w:r w:rsidRPr="001061D4" w:rsidDel="0050575B">
                <w:rPr>
                  <w:rStyle w:val="Hyperlink"/>
                  <w:noProof/>
                </w:rPr>
                <w:delText>Deploy the webservices</w:delText>
              </w:r>
            </w:del>
            <w:del w:id="154" w:author="Sudhanshu Satyam" w:date="2020-08-20T10:20:00Z">
              <w:r w:rsidRPr="001061D4" w:rsidDel="001061D4">
                <w:rPr>
                  <w:rStyle w:val="Hyperlink"/>
                  <w:rFonts w:cstheme="minorHAnsi"/>
                  <w:b/>
                  <w:bCs/>
                  <w:noProof/>
                </w:rPr>
                <w:delText>:</w:delText>
              </w:r>
              <w:r w:rsidDel="001061D4">
                <w:rPr>
                  <w:noProof/>
                  <w:webHidden/>
                </w:rPr>
                <w:tab/>
              </w:r>
            </w:del>
            <w:del w:id="155" w:author="Sudhanshu Satyam" w:date="2020-08-20T10:16:00Z">
              <w:r w:rsidDel="0033701B">
                <w:rPr>
                  <w:noProof/>
                  <w:webHidden/>
                </w:rPr>
                <w:delText>9</w:delText>
              </w:r>
            </w:del>
          </w:ins>
        </w:p>
        <w:p w14:paraId="2707DCFC" w14:textId="6A0E72A6" w:rsidR="00BF7BAF" w:rsidDel="001061D4" w:rsidRDefault="00BF7BAF">
          <w:pPr>
            <w:pStyle w:val="TOC2"/>
            <w:tabs>
              <w:tab w:val="left" w:pos="660"/>
              <w:tab w:val="right" w:leader="dot" w:pos="9350"/>
            </w:tabs>
            <w:rPr>
              <w:ins w:id="156" w:author="Harish Kumar" w:date="2020-07-14T18:33:00Z"/>
              <w:del w:id="157" w:author="Sudhanshu Satyam" w:date="2020-08-20T10:20:00Z"/>
              <w:rFonts w:eastAsiaTheme="minorEastAsia"/>
              <w:noProof/>
            </w:rPr>
          </w:pPr>
          <w:ins w:id="158" w:author="Harish Kumar" w:date="2020-07-14T18:33:00Z">
            <w:del w:id="159" w:author="Sudhanshu Satyam" w:date="2020-08-20T10:20:00Z">
              <w:r w:rsidRPr="001061D4" w:rsidDel="001061D4">
                <w:rPr>
                  <w:rStyle w:val="Hyperlink"/>
                  <w:noProof/>
                </w:rPr>
                <w:delText>1.</w:delText>
              </w:r>
              <w:r w:rsidDel="001061D4">
                <w:rPr>
                  <w:rFonts w:eastAsiaTheme="minorEastAsia"/>
                  <w:noProof/>
                </w:rPr>
                <w:tab/>
              </w:r>
            </w:del>
            <w:del w:id="160" w:author="Sudhanshu Satyam" w:date="2020-08-20T09:58:00Z">
              <w:r w:rsidRPr="001061D4" w:rsidDel="0050575B">
                <w:rPr>
                  <w:rStyle w:val="Hyperlink"/>
                  <w:noProof/>
                </w:rPr>
                <w:delText>Run as Spring Boot Application</w:delText>
              </w:r>
            </w:del>
            <w:del w:id="161" w:author="Sudhanshu Satyam" w:date="2020-08-20T10:20:00Z">
              <w:r w:rsidRPr="001061D4" w:rsidDel="001061D4">
                <w:rPr>
                  <w:rStyle w:val="Hyperlink"/>
                  <w:noProof/>
                </w:rPr>
                <w:delText>:</w:delText>
              </w:r>
              <w:r w:rsidDel="001061D4">
                <w:rPr>
                  <w:noProof/>
                  <w:webHidden/>
                </w:rPr>
                <w:tab/>
              </w:r>
            </w:del>
            <w:del w:id="162" w:author="Sudhanshu Satyam" w:date="2020-08-20T10:16:00Z">
              <w:r w:rsidDel="0033701B">
                <w:rPr>
                  <w:noProof/>
                  <w:webHidden/>
                </w:rPr>
                <w:delText>9</w:delText>
              </w:r>
            </w:del>
          </w:ins>
        </w:p>
        <w:p w14:paraId="511DAABD" w14:textId="5DADB49C" w:rsidR="00804D95" w:rsidRPr="00804D95" w:rsidDel="001061D4" w:rsidRDefault="00BF7BAF">
          <w:pPr>
            <w:pStyle w:val="TOC2"/>
            <w:tabs>
              <w:tab w:val="left" w:pos="660"/>
              <w:tab w:val="right" w:leader="dot" w:pos="9350"/>
            </w:tabs>
            <w:rPr>
              <w:ins w:id="163" w:author="Harish Kumar" w:date="2020-07-14T18:33:00Z"/>
              <w:del w:id="164" w:author="Sudhanshu Satyam" w:date="2020-08-20T10:20:00Z"/>
              <w:rFonts w:eastAsiaTheme="minorEastAsia"/>
              <w:noProof/>
            </w:rPr>
          </w:pPr>
          <w:ins w:id="165" w:author="Harish Kumar" w:date="2020-07-14T18:33:00Z">
            <w:del w:id="166" w:author="Sudhanshu Satyam" w:date="2020-08-20T10:20:00Z">
              <w:r w:rsidRPr="001061D4" w:rsidDel="001061D4">
                <w:rPr>
                  <w:rStyle w:val="Hyperlink"/>
                  <w:rFonts w:cstheme="minorHAnsi"/>
                  <w:noProof/>
                </w:rPr>
                <w:delText>2.</w:delText>
              </w:r>
              <w:r w:rsidDel="001061D4">
                <w:rPr>
                  <w:rFonts w:eastAsiaTheme="minorEastAsia"/>
                  <w:noProof/>
                </w:rPr>
                <w:tab/>
              </w:r>
            </w:del>
            <w:del w:id="167" w:author="Sudhanshu Satyam" w:date="2020-08-20T09:59:00Z">
              <w:r w:rsidRPr="001061D4" w:rsidDel="0050575B">
                <w:rPr>
                  <w:rStyle w:val="Hyperlink"/>
                  <w:noProof/>
                </w:rPr>
                <w:delText>Deploy and Run on Docker</w:delText>
              </w:r>
            </w:del>
            <w:del w:id="168" w:author="Sudhanshu Satyam" w:date="2020-08-20T10:20:00Z">
              <w:r w:rsidRPr="001061D4" w:rsidDel="001061D4">
                <w:rPr>
                  <w:rStyle w:val="Hyperlink"/>
                  <w:noProof/>
                </w:rPr>
                <w:delText>:</w:delText>
              </w:r>
              <w:r w:rsidDel="001061D4">
                <w:rPr>
                  <w:noProof/>
                  <w:webHidden/>
                </w:rPr>
                <w:tab/>
              </w:r>
            </w:del>
            <w:del w:id="169" w:author="Sudhanshu Satyam" w:date="2020-08-20T10:16:00Z">
              <w:r w:rsidDel="0033701B">
                <w:rPr>
                  <w:noProof/>
                  <w:webHidden/>
                </w:rPr>
                <w:delText>9</w:delText>
              </w:r>
            </w:del>
          </w:ins>
        </w:p>
        <w:p w14:paraId="15F171D0" w14:textId="219A2E7C" w:rsidR="00BF7BAF" w:rsidDel="001061D4" w:rsidRDefault="00BF7BAF">
          <w:pPr>
            <w:pStyle w:val="TOC1"/>
            <w:tabs>
              <w:tab w:val="right" w:leader="dot" w:pos="9350"/>
            </w:tabs>
            <w:rPr>
              <w:ins w:id="170" w:author="Harish Kumar" w:date="2020-07-14T18:33:00Z"/>
              <w:del w:id="171" w:author="Sudhanshu Satyam" w:date="2020-08-20T10:20:00Z"/>
              <w:rFonts w:eastAsiaTheme="minorEastAsia"/>
              <w:noProof/>
            </w:rPr>
          </w:pPr>
          <w:ins w:id="172" w:author="Harish Kumar" w:date="2020-07-14T18:33:00Z">
            <w:del w:id="173" w:author="Sudhanshu Satyam" w:date="2020-08-20T10:20:00Z">
              <w:r w:rsidRPr="001061D4" w:rsidDel="001061D4">
                <w:rPr>
                  <w:rStyle w:val="Hyperlink"/>
                  <w:noProof/>
                </w:rPr>
                <w:delText xml:space="preserve">Test </w:delText>
              </w:r>
            </w:del>
            <w:del w:id="174" w:author="Sudhanshu Satyam" w:date="2020-08-20T10:05:00Z">
              <w:r w:rsidRPr="001061D4" w:rsidDel="00B27E64">
                <w:rPr>
                  <w:rStyle w:val="Hyperlink"/>
                  <w:noProof/>
                </w:rPr>
                <w:delText>the webs</w:delText>
              </w:r>
            </w:del>
            <w:del w:id="175" w:author="Sudhanshu Satyam" w:date="2020-08-20T10:20:00Z">
              <w:r w:rsidRPr="001061D4" w:rsidDel="001061D4">
                <w:rPr>
                  <w:rStyle w:val="Hyperlink"/>
                  <w:noProof/>
                </w:rPr>
                <w:delText>ervices:</w:delText>
              </w:r>
              <w:r w:rsidDel="001061D4">
                <w:rPr>
                  <w:noProof/>
                  <w:webHidden/>
                </w:rPr>
                <w:tab/>
              </w:r>
            </w:del>
            <w:del w:id="176" w:author="Sudhanshu Satyam" w:date="2020-08-20T10:16:00Z">
              <w:r w:rsidDel="0033701B">
                <w:rPr>
                  <w:noProof/>
                  <w:webHidden/>
                </w:rPr>
                <w:delText>10</w:delText>
              </w:r>
            </w:del>
          </w:ins>
        </w:p>
        <w:p w14:paraId="6AA7F720" w14:textId="5018871C" w:rsidR="00BF7BAF" w:rsidDel="001061D4" w:rsidRDefault="00BF7BAF">
          <w:pPr>
            <w:pStyle w:val="TOC2"/>
            <w:tabs>
              <w:tab w:val="left" w:pos="660"/>
              <w:tab w:val="right" w:leader="dot" w:pos="9350"/>
            </w:tabs>
            <w:rPr>
              <w:ins w:id="177" w:author="Harish Kumar" w:date="2020-07-14T18:33:00Z"/>
              <w:del w:id="178" w:author="Sudhanshu Satyam" w:date="2020-08-20T10:20:00Z"/>
              <w:rFonts w:eastAsiaTheme="minorEastAsia"/>
              <w:noProof/>
            </w:rPr>
          </w:pPr>
          <w:ins w:id="179" w:author="Harish Kumar" w:date="2020-07-14T18:33:00Z">
            <w:del w:id="180" w:author="Sudhanshu Satyam" w:date="2020-08-20T10:20:00Z">
              <w:r w:rsidRPr="001061D4" w:rsidDel="001061D4">
                <w:rPr>
                  <w:rStyle w:val="Hyperlink"/>
                  <w:noProof/>
                </w:rPr>
                <w:delText>1.</w:delText>
              </w:r>
              <w:r w:rsidDel="001061D4">
                <w:rPr>
                  <w:rFonts w:eastAsiaTheme="minorEastAsia"/>
                  <w:noProof/>
                </w:rPr>
                <w:tab/>
              </w:r>
            </w:del>
            <w:del w:id="181" w:author="Sudhanshu Satyam" w:date="2020-08-20T10:10:00Z">
              <w:r w:rsidRPr="001061D4" w:rsidDel="00F35324">
                <w:rPr>
                  <w:rStyle w:val="Hyperlink"/>
                  <w:noProof/>
                </w:rPr>
                <w:delText>Sign-up Webservice</w:delText>
              </w:r>
            </w:del>
            <w:del w:id="182" w:author="Sudhanshu Satyam" w:date="2020-08-20T10:20:00Z">
              <w:r w:rsidRPr="001061D4" w:rsidDel="001061D4">
                <w:rPr>
                  <w:rStyle w:val="Hyperlink"/>
                  <w:noProof/>
                </w:rPr>
                <w:delText>:</w:delText>
              </w:r>
              <w:r w:rsidDel="001061D4">
                <w:rPr>
                  <w:noProof/>
                  <w:webHidden/>
                </w:rPr>
                <w:tab/>
              </w:r>
            </w:del>
            <w:del w:id="183" w:author="Sudhanshu Satyam" w:date="2020-08-20T10:16:00Z">
              <w:r w:rsidDel="0033701B">
                <w:rPr>
                  <w:noProof/>
                  <w:webHidden/>
                </w:rPr>
                <w:delText>10</w:delText>
              </w:r>
            </w:del>
          </w:ins>
        </w:p>
        <w:p w14:paraId="48C07A2A" w14:textId="335A9894" w:rsidR="00BF7BAF" w:rsidDel="001061D4" w:rsidRDefault="00BF7BAF">
          <w:pPr>
            <w:pStyle w:val="TOC2"/>
            <w:tabs>
              <w:tab w:val="left" w:pos="660"/>
              <w:tab w:val="right" w:leader="dot" w:pos="9350"/>
            </w:tabs>
            <w:rPr>
              <w:ins w:id="184" w:author="Harish Kumar" w:date="2020-07-14T18:33:00Z"/>
              <w:del w:id="185" w:author="Sudhanshu Satyam" w:date="2020-08-20T10:20:00Z"/>
              <w:rFonts w:eastAsiaTheme="minorEastAsia"/>
              <w:noProof/>
            </w:rPr>
          </w:pPr>
          <w:ins w:id="186" w:author="Harish Kumar" w:date="2020-07-14T18:33:00Z">
            <w:del w:id="187" w:author="Sudhanshu Satyam" w:date="2020-08-20T10:20:00Z">
              <w:r w:rsidRPr="001061D4" w:rsidDel="001061D4">
                <w:rPr>
                  <w:rStyle w:val="Hyperlink"/>
                  <w:noProof/>
                </w:rPr>
                <w:delText>2.</w:delText>
              </w:r>
              <w:r w:rsidDel="001061D4">
                <w:rPr>
                  <w:rFonts w:eastAsiaTheme="minorEastAsia"/>
                  <w:noProof/>
                </w:rPr>
                <w:tab/>
              </w:r>
            </w:del>
            <w:del w:id="188" w:author="Sudhanshu Satyam" w:date="2020-08-20T10:11:00Z">
              <w:r w:rsidRPr="001061D4" w:rsidDel="00F35324">
                <w:rPr>
                  <w:rStyle w:val="Hyperlink"/>
                  <w:noProof/>
                </w:rPr>
                <w:delText>Login Webservice</w:delText>
              </w:r>
            </w:del>
            <w:del w:id="189" w:author="Sudhanshu Satyam" w:date="2020-08-20T10:20:00Z">
              <w:r w:rsidRPr="001061D4" w:rsidDel="001061D4">
                <w:rPr>
                  <w:rStyle w:val="Hyperlink"/>
                  <w:noProof/>
                </w:rPr>
                <w:delText>:</w:delText>
              </w:r>
              <w:r w:rsidDel="001061D4">
                <w:rPr>
                  <w:noProof/>
                  <w:webHidden/>
                </w:rPr>
                <w:tab/>
              </w:r>
            </w:del>
            <w:del w:id="190" w:author="Sudhanshu Satyam" w:date="2020-08-20T10:16:00Z">
              <w:r w:rsidDel="0033701B">
                <w:rPr>
                  <w:noProof/>
                  <w:webHidden/>
                </w:rPr>
                <w:delText>12</w:delText>
              </w:r>
            </w:del>
          </w:ins>
        </w:p>
        <w:p w14:paraId="1B1B7A8C" w14:textId="232C35F4" w:rsidR="00BF7BAF" w:rsidDel="001061D4" w:rsidRDefault="00BF7BAF">
          <w:pPr>
            <w:pStyle w:val="TOC2"/>
            <w:tabs>
              <w:tab w:val="left" w:pos="660"/>
              <w:tab w:val="right" w:leader="dot" w:pos="9350"/>
            </w:tabs>
            <w:rPr>
              <w:ins w:id="191" w:author="Harish Kumar" w:date="2020-07-14T18:33:00Z"/>
              <w:del w:id="192" w:author="Sudhanshu Satyam" w:date="2020-08-20T10:20:00Z"/>
              <w:rFonts w:eastAsiaTheme="minorEastAsia"/>
              <w:noProof/>
            </w:rPr>
          </w:pPr>
          <w:ins w:id="193" w:author="Harish Kumar" w:date="2020-07-14T18:33:00Z">
            <w:del w:id="194" w:author="Sudhanshu Satyam" w:date="2020-08-20T10:20:00Z">
              <w:r w:rsidRPr="001061D4" w:rsidDel="001061D4">
                <w:rPr>
                  <w:rStyle w:val="Hyperlink"/>
                  <w:noProof/>
                </w:rPr>
                <w:delText>3.</w:delText>
              </w:r>
              <w:r w:rsidDel="001061D4">
                <w:rPr>
                  <w:rFonts w:eastAsiaTheme="minorEastAsia"/>
                  <w:noProof/>
                </w:rPr>
                <w:tab/>
              </w:r>
            </w:del>
            <w:del w:id="195" w:author="Sudhanshu Satyam" w:date="2020-08-20T10:11:00Z">
              <w:r w:rsidRPr="001061D4" w:rsidDel="00F35324">
                <w:rPr>
                  <w:rStyle w:val="Hyperlink"/>
                  <w:noProof/>
                </w:rPr>
                <w:delText>Get User Details</w:delText>
              </w:r>
            </w:del>
            <w:del w:id="196" w:author="Sudhanshu Satyam" w:date="2020-08-20T10:20:00Z">
              <w:r w:rsidRPr="001061D4" w:rsidDel="001061D4">
                <w:rPr>
                  <w:rStyle w:val="Hyperlink"/>
                  <w:noProof/>
                </w:rPr>
                <w:delText>:</w:delText>
              </w:r>
              <w:r w:rsidDel="001061D4">
                <w:rPr>
                  <w:noProof/>
                  <w:webHidden/>
                </w:rPr>
                <w:tab/>
              </w:r>
            </w:del>
            <w:del w:id="197" w:author="Sudhanshu Satyam" w:date="2020-08-20T10:16:00Z">
              <w:r w:rsidDel="0033701B">
                <w:rPr>
                  <w:noProof/>
                  <w:webHidden/>
                </w:rPr>
                <w:delText>12</w:delText>
              </w:r>
            </w:del>
          </w:ins>
        </w:p>
        <w:p w14:paraId="083905CF" w14:textId="0CB6ED02" w:rsidR="00BF7BAF" w:rsidDel="001061D4" w:rsidRDefault="00BF7BAF">
          <w:pPr>
            <w:pStyle w:val="TOC2"/>
            <w:tabs>
              <w:tab w:val="left" w:pos="660"/>
              <w:tab w:val="right" w:leader="dot" w:pos="9350"/>
            </w:tabs>
            <w:rPr>
              <w:ins w:id="198" w:author="Harish Kumar" w:date="2020-07-14T18:33:00Z"/>
              <w:del w:id="199" w:author="Sudhanshu Satyam" w:date="2020-08-20T10:20:00Z"/>
              <w:rFonts w:eastAsiaTheme="minorEastAsia"/>
              <w:noProof/>
            </w:rPr>
          </w:pPr>
          <w:ins w:id="200" w:author="Harish Kumar" w:date="2020-07-14T18:33:00Z">
            <w:del w:id="201" w:author="Sudhanshu Satyam" w:date="2020-08-20T10:20:00Z">
              <w:r w:rsidRPr="001061D4" w:rsidDel="001061D4">
                <w:rPr>
                  <w:rStyle w:val="Hyperlink"/>
                  <w:noProof/>
                </w:rPr>
                <w:delText>4.</w:delText>
              </w:r>
              <w:r w:rsidDel="001061D4">
                <w:rPr>
                  <w:rFonts w:eastAsiaTheme="minorEastAsia"/>
                  <w:noProof/>
                </w:rPr>
                <w:tab/>
              </w:r>
            </w:del>
            <w:del w:id="202" w:author="Sudhanshu Satyam" w:date="2020-08-20T10:11:00Z">
              <w:r w:rsidRPr="001061D4" w:rsidDel="00F35324">
                <w:rPr>
                  <w:rStyle w:val="Hyperlink"/>
                  <w:noProof/>
                </w:rPr>
                <w:delText>Update User Details</w:delText>
              </w:r>
            </w:del>
            <w:del w:id="203" w:author="Sudhanshu Satyam" w:date="2020-08-20T10:20:00Z">
              <w:r w:rsidRPr="001061D4" w:rsidDel="001061D4">
                <w:rPr>
                  <w:rStyle w:val="Hyperlink"/>
                  <w:noProof/>
                </w:rPr>
                <w:delText>:</w:delText>
              </w:r>
              <w:r w:rsidDel="001061D4">
                <w:rPr>
                  <w:noProof/>
                  <w:webHidden/>
                </w:rPr>
                <w:tab/>
              </w:r>
            </w:del>
            <w:del w:id="204" w:author="Sudhanshu Satyam" w:date="2020-08-20T10:16:00Z">
              <w:r w:rsidDel="0033701B">
                <w:rPr>
                  <w:noProof/>
                  <w:webHidden/>
                </w:rPr>
                <w:delText>13</w:delText>
              </w:r>
            </w:del>
          </w:ins>
        </w:p>
        <w:p w14:paraId="0EA08B7A" w14:textId="64C1A5CA" w:rsidR="00BF7BAF" w:rsidDel="001061D4" w:rsidRDefault="00BF7BAF">
          <w:pPr>
            <w:pStyle w:val="TOC2"/>
            <w:tabs>
              <w:tab w:val="left" w:pos="660"/>
              <w:tab w:val="right" w:leader="dot" w:pos="9350"/>
            </w:tabs>
            <w:rPr>
              <w:ins w:id="205" w:author="Harish Kumar" w:date="2020-07-14T18:33:00Z"/>
              <w:del w:id="206" w:author="Sudhanshu Satyam" w:date="2020-08-20T10:20:00Z"/>
              <w:rFonts w:eastAsiaTheme="minorEastAsia"/>
              <w:noProof/>
            </w:rPr>
          </w:pPr>
          <w:ins w:id="207" w:author="Harish Kumar" w:date="2020-07-14T18:33:00Z">
            <w:del w:id="208" w:author="Sudhanshu Satyam" w:date="2020-08-20T10:20:00Z">
              <w:r w:rsidRPr="001061D4" w:rsidDel="001061D4">
                <w:rPr>
                  <w:rStyle w:val="Hyperlink"/>
                  <w:rFonts w:cstheme="minorHAnsi"/>
                  <w:noProof/>
                </w:rPr>
                <w:delText>5.</w:delText>
              </w:r>
              <w:r w:rsidDel="001061D4">
                <w:rPr>
                  <w:rFonts w:eastAsiaTheme="minorEastAsia"/>
                  <w:noProof/>
                </w:rPr>
                <w:tab/>
              </w:r>
            </w:del>
            <w:del w:id="209" w:author="Sudhanshu Satyam" w:date="2020-08-20T10:12:00Z">
              <w:r w:rsidRPr="001061D4" w:rsidDel="00F35324">
                <w:rPr>
                  <w:rStyle w:val="Hyperlink"/>
                  <w:noProof/>
                </w:rPr>
                <w:delText>Delete User Details</w:delText>
              </w:r>
            </w:del>
            <w:del w:id="210" w:author="Sudhanshu Satyam" w:date="2020-08-20T10:20:00Z">
              <w:r w:rsidRPr="001061D4" w:rsidDel="001061D4">
                <w:rPr>
                  <w:rStyle w:val="Hyperlink"/>
                  <w:rFonts w:cstheme="minorHAnsi"/>
                  <w:b/>
                  <w:bCs/>
                  <w:noProof/>
                </w:rPr>
                <w:delText>:</w:delText>
              </w:r>
              <w:r w:rsidDel="001061D4">
                <w:rPr>
                  <w:noProof/>
                  <w:webHidden/>
                </w:rPr>
                <w:tab/>
              </w:r>
            </w:del>
            <w:del w:id="211" w:author="Sudhanshu Satyam" w:date="2020-08-20T10:16:00Z">
              <w:r w:rsidDel="0033701B">
                <w:rPr>
                  <w:noProof/>
                  <w:webHidden/>
                </w:rPr>
                <w:delText>13</w:delText>
              </w:r>
            </w:del>
          </w:ins>
        </w:p>
        <w:p w14:paraId="4013806A" w14:textId="74021DA2" w:rsidR="00BF7BAF" w:rsidDel="00F35324" w:rsidRDefault="00BF7BAF">
          <w:pPr>
            <w:pStyle w:val="TOC2"/>
            <w:tabs>
              <w:tab w:val="left" w:pos="660"/>
              <w:tab w:val="right" w:leader="dot" w:pos="9350"/>
            </w:tabs>
            <w:rPr>
              <w:ins w:id="212" w:author="Harish Kumar" w:date="2020-07-14T18:33:00Z"/>
              <w:del w:id="213" w:author="Sudhanshu Satyam" w:date="2020-08-20T10:13:00Z"/>
              <w:rFonts w:eastAsiaTheme="minorEastAsia"/>
              <w:noProof/>
            </w:rPr>
          </w:pPr>
          <w:ins w:id="214" w:author="Harish Kumar" w:date="2020-07-14T18:33:00Z">
            <w:del w:id="215" w:author="Sudhanshu Satyam" w:date="2020-08-20T10:13:00Z">
              <w:r w:rsidRPr="001061D4" w:rsidDel="00F35324">
                <w:rPr>
                  <w:rStyle w:val="Hyperlink"/>
                  <w:rFonts w:cstheme="minorHAnsi"/>
                  <w:noProof/>
                </w:rPr>
                <w:delText>6.</w:delText>
              </w:r>
              <w:r w:rsidDel="00F35324">
                <w:rPr>
                  <w:rFonts w:eastAsiaTheme="minorEastAsia"/>
                  <w:noProof/>
                </w:rPr>
                <w:tab/>
              </w:r>
              <w:r w:rsidRPr="001061D4" w:rsidDel="00F35324">
                <w:rPr>
                  <w:rStyle w:val="Hyperlink"/>
                  <w:noProof/>
                </w:rPr>
                <w:delText>Get any one User Details</w:delText>
              </w:r>
              <w:r w:rsidRPr="001061D4" w:rsidDel="00F35324">
                <w:rPr>
                  <w:rStyle w:val="Hyperlink"/>
                  <w:rFonts w:cstheme="minorHAnsi"/>
                  <w:b/>
                  <w:bCs/>
                  <w:noProof/>
                </w:rPr>
                <w:delText>:</w:delText>
              </w:r>
              <w:r w:rsidDel="00F35324">
                <w:rPr>
                  <w:noProof/>
                  <w:webHidden/>
                </w:rPr>
                <w:tab/>
                <w:delText>14</w:delText>
              </w:r>
            </w:del>
          </w:ins>
        </w:p>
        <w:p w14:paraId="47324C15" w14:textId="44306922" w:rsidR="00BF7BAF" w:rsidDel="001061D4" w:rsidRDefault="00BF7BAF">
          <w:pPr>
            <w:pStyle w:val="TOC2"/>
            <w:tabs>
              <w:tab w:val="left" w:pos="660"/>
              <w:tab w:val="right" w:leader="dot" w:pos="9350"/>
            </w:tabs>
            <w:rPr>
              <w:ins w:id="216" w:author="Harish Kumar" w:date="2020-07-14T18:33:00Z"/>
              <w:del w:id="217" w:author="Sudhanshu Satyam" w:date="2020-08-20T10:20:00Z"/>
              <w:rFonts w:eastAsiaTheme="minorEastAsia"/>
              <w:noProof/>
            </w:rPr>
          </w:pPr>
          <w:ins w:id="218" w:author="Harish Kumar" w:date="2020-07-14T18:33:00Z">
            <w:del w:id="219" w:author="Sudhanshu Satyam" w:date="2020-08-20T10:13:00Z">
              <w:r w:rsidRPr="001061D4" w:rsidDel="00F35324">
                <w:rPr>
                  <w:rStyle w:val="Hyperlink"/>
                  <w:noProof/>
                </w:rPr>
                <w:delText>7.</w:delText>
              </w:r>
              <w:r w:rsidDel="00F35324">
                <w:rPr>
                  <w:rFonts w:eastAsiaTheme="minorEastAsia"/>
                  <w:noProof/>
                </w:rPr>
                <w:tab/>
              </w:r>
              <w:r w:rsidRPr="001061D4" w:rsidDel="00F35324">
                <w:rPr>
                  <w:rStyle w:val="Hyperlink"/>
                  <w:noProof/>
                </w:rPr>
                <w:delText>Failure Case:</w:delText>
              </w:r>
              <w:r w:rsidDel="00F35324">
                <w:rPr>
                  <w:noProof/>
                  <w:webHidden/>
                </w:rPr>
                <w:tab/>
                <w:delText>14</w:delText>
              </w:r>
            </w:del>
          </w:ins>
        </w:p>
        <w:p w14:paraId="5D02C444" w14:textId="2341143E" w:rsidR="00DD0D75" w:rsidDel="001061D4" w:rsidRDefault="00DD0D75">
          <w:pPr>
            <w:pStyle w:val="TOC1"/>
            <w:tabs>
              <w:tab w:val="right" w:leader="dot" w:pos="9350"/>
            </w:tabs>
            <w:rPr>
              <w:del w:id="220" w:author="Sudhanshu Satyam" w:date="2020-08-20T10:20:00Z"/>
              <w:rFonts w:eastAsiaTheme="minorEastAsia"/>
              <w:noProof/>
            </w:rPr>
          </w:pPr>
          <w:del w:id="221" w:author="Sudhanshu Satyam" w:date="2020-08-20T10:20:00Z">
            <w:r w:rsidRPr="00BF7BAF" w:rsidDel="001061D4">
              <w:rPr>
                <w:rPrChange w:id="222" w:author="Harish Kumar" w:date="2020-07-14T18:33:00Z">
                  <w:rPr>
                    <w:rStyle w:val="Hyperlink"/>
                    <w:noProof/>
                  </w:rPr>
                </w:rPrChange>
              </w:rPr>
              <w:delText>Introduction</w:delText>
            </w:r>
            <w:r w:rsidDel="001061D4">
              <w:rPr>
                <w:noProof/>
                <w:webHidden/>
              </w:rPr>
              <w:tab/>
              <w:delText>3</w:delText>
            </w:r>
          </w:del>
        </w:p>
        <w:p w14:paraId="4E304D3A" w14:textId="61C6935F" w:rsidR="00DD0D75" w:rsidDel="001061D4" w:rsidRDefault="00DD0D75">
          <w:pPr>
            <w:pStyle w:val="TOC1"/>
            <w:tabs>
              <w:tab w:val="right" w:leader="dot" w:pos="9350"/>
            </w:tabs>
            <w:rPr>
              <w:del w:id="223" w:author="Sudhanshu Satyam" w:date="2020-08-20T10:20:00Z"/>
              <w:rFonts w:eastAsiaTheme="minorEastAsia"/>
              <w:noProof/>
            </w:rPr>
          </w:pPr>
          <w:del w:id="224" w:author="Sudhanshu Satyam" w:date="2020-08-20T10:20:00Z">
            <w:r w:rsidRPr="00BF7BAF" w:rsidDel="001061D4">
              <w:rPr>
                <w:rPrChange w:id="225" w:author="Harish Kumar" w:date="2020-07-14T18:33:00Z">
                  <w:rPr>
                    <w:rStyle w:val="Hyperlink"/>
                    <w:noProof/>
                  </w:rPr>
                </w:rPrChange>
              </w:rPr>
              <w:delText>Revision History</w:delText>
            </w:r>
            <w:r w:rsidDel="001061D4">
              <w:rPr>
                <w:noProof/>
                <w:webHidden/>
              </w:rPr>
              <w:tab/>
              <w:delText>3</w:delText>
            </w:r>
          </w:del>
        </w:p>
        <w:p w14:paraId="2E0F92D2" w14:textId="5C09F3DB" w:rsidR="00DD0D75" w:rsidDel="001061D4" w:rsidRDefault="00DD0D75">
          <w:pPr>
            <w:pStyle w:val="TOC1"/>
            <w:tabs>
              <w:tab w:val="right" w:leader="dot" w:pos="9350"/>
            </w:tabs>
            <w:rPr>
              <w:del w:id="226" w:author="Sudhanshu Satyam" w:date="2020-08-20T10:20:00Z"/>
              <w:rFonts w:eastAsiaTheme="minorEastAsia"/>
              <w:noProof/>
            </w:rPr>
          </w:pPr>
          <w:del w:id="227" w:author="Sudhanshu Satyam" w:date="2020-08-20T10:20:00Z">
            <w:r w:rsidRPr="00BF7BAF" w:rsidDel="001061D4">
              <w:rPr>
                <w:rPrChange w:id="228" w:author="Harish Kumar" w:date="2020-07-14T18:33:00Z">
                  <w:rPr>
                    <w:rStyle w:val="Hyperlink"/>
                    <w:noProof/>
                  </w:rPr>
                </w:rPrChange>
              </w:rPr>
              <w:delText>Prerequisites:</w:delText>
            </w:r>
            <w:r w:rsidDel="001061D4">
              <w:rPr>
                <w:noProof/>
                <w:webHidden/>
              </w:rPr>
              <w:tab/>
              <w:delText>3</w:delText>
            </w:r>
          </w:del>
        </w:p>
        <w:p w14:paraId="26805995" w14:textId="61CFAC5F" w:rsidR="00DD0D75" w:rsidDel="001061D4" w:rsidRDefault="00DD0D75">
          <w:pPr>
            <w:pStyle w:val="TOC1"/>
            <w:tabs>
              <w:tab w:val="right" w:leader="dot" w:pos="9350"/>
            </w:tabs>
            <w:rPr>
              <w:del w:id="229" w:author="Sudhanshu Satyam" w:date="2020-08-20T10:20:00Z"/>
              <w:rFonts w:eastAsiaTheme="minorEastAsia"/>
              <w:noProof/>
            </w:rPr>
          </w:pPr>
          <w:del w:id="230" w:author="Sudhanshu Satyam" w:date="2020-08-20T10:20:00Z">
            <w:r w:rsidRPr="00BF7BAF" w:rsidDel="001061D4">
              <w:rPr>
                <w:rPrChange w:id="231" w:author="Harish Kumar" w:date="2020-07-14T18:33:00Z">
                  <w:rPr>
                    <w:rStyle w:val="Hyperlink"/>
                    <w:noProof/>
                  </w:rPr>
                </w:rPrChange>
              </w:rPr>
              <w:delText>Steps to Create Project:</w:delText>
            </w:r>
            <w:r w:rsidDel="001061D4">
              <w:rPr>
                <w:noProof/>
                <w:webHidden/>
              </w:rPr>
              <w:tab/>
              <w:delText>3</w:delText>
            </w:r>
          </w:del>
        </w:p>
        <w:p w14:paraId="24F9740F" w14:textId="0A997091" w:rsidR="00DD0D75" w:rsidDel="001061D4" w:rsidRDefault="00DD0D75">
          <w:pPr>
            <w:pStyle w:val="TOC2"/>
            <w:tabs>
              <w:tab w:val="left" w:pos="660"/>
              <w:tab w:val="right" w:leader="dot" w:pos="9350"/>
            </w:tabs>
            <w:rPr>
              <w:del w:id="232" w:author="Sudhanshu Satyam" w:date="2020-08-20T10:20:00Z"/>
              <w:rFonts w:eastAsiaTheme="minorEastAsia"/>
              <w:noProof/>
            </w:rPr>
          </w:pPr>
          <w:del w:id="233" w:author="Sudhanshu Satyam" w:date="2020-08-20T10:20:00Z">
            <w:r w:rsidRPr="00BF7BAF" w:rsidDel="001061D4">
              <w:rPr>
                <w:rPrChange w:id="234" w:author="Harish Kumar" w:date="2020-07-14T18:33:00Z">
                  <w:rPr>
                    <w:rStyle w:val="Hyperlink"/>
                    <w:noProof/>
                  </w:rPr>
                </w:rPrChange>
              </w:rPr>
              <w:delText>1.</w:delText>
            </w:r>
            <w:r w:rsidDel="001061D4">
              <w:rPr>
                <w:rFonts w:eastAsiaTheme="minorEastAsia"/>
                <w:noProof/>
              </w:rPr>
              <w:tab/>
            </w:r>
            <w:r w:rsidRPr="00BF7BAF" w:rsidDel="001061D4">
              <w:rPr>
                <w:rPrChange w:id="235" w:author="Harish Kumar" w:date="2020-07-14T18:33:00Z">
                  <w:rPr>
                    <w:rStyle w:val="Hyperlink"/>
                    <w:noProof/>
                  </w:rPr>
                </w:rPrChange>
              </w:rPr>
              <w:delText>Create a Maven Web Project</w:delText>
            </w:r>
            <w:r w:rsidDel="001061D4">
              <w:rPr>
                <w:noProof/>
                <w:webHidden/>
              </w:rPr>
              <w:tab/>
              <w:delText>3</w:delText>
            </w:r>
          </w:del>
        </w:p>
        <w:p w14:paraId="10E62F81" w14:textId="25D607D0" w:rsidR="00DD0D75" w:rsidDel="001061D4" w:rsidRDefault="00DD0D75">
          <w:pPr>
            <w:pStyle w:val="TOC2"/>
            <w:tabs>
              <w:tab w:val="left" w:pos="660"/>
              <w:tab w:val="right" w:leader="dot" w:pos="9350"/>
            </w:tabs>
            <w:rPr>
              <w:del w:id="236" w:author="Sudhanshu Satyam" w:date="2020-08-20T10:20:00Z"/>
              <w:rFonts w:eastAsiaTheme="minorEastAsia"/>
              <w:noProof/>
            </w:rPr>
          </w:pPr>
          <w:del w:id="237" w:author="Sudhanshu Satyam" w:date="2020-08-20T10:20:00Z">
            <w:r w:rsidRPr="00BF7BAF" w:rsidDel="001061D4">
              <w:rPr>
                <w:rPrChange w:id="238" w:author="Harish Kumar" w:date="2020-07-14T18:33:00Z">
                  <w:rPr>
                    <w:rStyle w:val="Hyperlink"/>
                    <w:rFonts w:cstheme="minorHAnsi"/>
                    <w:noProof/>
                  </w:rPr>
                </w:rPrChange>
              </w:rPr>
              <w:delText>2.</w:delText>
            </w:r>
            <w:r w:rsidDel="001061D4">
              <w:rPr>
                <w:rFonts w:eastAsiaTheme="minorEastAsia"/>
                <w:noProof/>
              </w:rPr>
              <w:tab/>
            </w:r>
            <w:r w:rsidRPr="00BF7BAF" w:rsidDel="001061D4">
              <w:rPr>
                <w:rPrChange w:id="239" w:author="Harish Kumar" w:date="2020-07-14T18:33:00Z">
                  <w:rPr>
                    <w:rStyle w:val="Hyperlink"/>
                    <w:noProof/>
                  </w:rPr>
                </w:rPrChange>
              </w:rPr>
              <w:delText>Create Default Package and Class</w:delText>
            </w:r>
            <w:r w:rsidDel="001061D4">
              <w:rPr>
                <w:noProof/>
                <w:webHidden/>
              </w:rPr>
              <w:tab/>
              <w:delText>5</w:delText>
            </w:r>
          </w:del>
        </w:p>
        <w:p w14:paraId="69B92959" w14:textId="3F169BD7" w:rsidR="00DD0D75" w:rsidDel="001061D4" w:rsidRDefault="00DD0D75">
          <w:pPr>
            <w:pStyle w:val="TOC2"/>
            <w:tabs>
              <w:tab w:val="left" w:pos="660"/>
              <w:tab w:val="right" w:leader="dot" w:pos="9350"/>
            </w:tabs>
            <w:rPr>
              <w:del w:id="240" w:author="Sudhanshu Satyam" w:date="2020-08-20T10:20:00Z"/>
              <w:rFonts w:eastAsiaTheme="minorEastAsia"/>
              <w:noProof/>
            </w:rPr>
          </w:pPr>
          <w:del w:id="241" w:author="Sudhanshu Satyam" w:date="2020-08-20T10:20:00Z">
            <w:r w:rsidRPr="00BF7BAF" w:rsidDel="001061D4">
              <w:rPr>
                <w:rPrChange w:id="242" w:author="Harish Kumar" w:date="2020-07-14T18:33:00Z">
                  <w:rPr>
                    <w:rStyle w:val="Hyperlink"/>
                    <w:noProof/>
                  </w:rPr>
                </w:rPrChange>
              </w:rPr>
              <w:delText>3.</w:delText>
            </w:r>
            <w:r w:rsidDel="001061D4">
              <w:rPr>
                <w:rFonts w:eastAsiaTheme="minorEastAsia"/>
                <w:noProof/>
              </w:rPr>
              <w:tab/>
            </w:r>
            <w:r w:rsidRPr="00BF7BAF" w:rsidDel="001061D4">
              <w:rPr>
                <w:rPrChange w:id="243" w:author="Harish Kumar" w:date="2020-07-14T18:33:00Z">
                  <w:rPr>
                    <w:rStyle w:val="Hyperlink"/>
                    <w:noProof/>
                  </w:rPr>
                </w:rPrChange>
              </w:rPr>
              <w:delText>Dependency (Pom.xml) files:</w:delText>
            </w:r>
            <w:r w:rsidDel="001061D4">
              <w:rPr>
                <w:noProof/>
                <w:webHidden/>
              </w:rPr>
              <w:tab/>
              <w:delText>6</w:delText>
            </w:r>
          </w:del>
        </w:p>
        <w:p w14:paraId="7F743217" w14:textId="184D1369" w:rsidR="00DD0D75" w:rsidDel="001061D4" w:rsidRDefault="00DD0D75">
          <w:pPr>
            <w:pStyle w:val="TOC2"/>
            <w:tabs>
              <w:tab w:val="left" w:pos="660"/>
              <w:tab w:val="right" w:leader="dot" w:pos="9350"/>
            </w:tabs>
            <w:rPr>
              <w:del w:id="244" w:author="Sudhanshu Satyam" w:date="2020-08-20T10:20:00Z"/>
              <w:rFonts w:eastAsiaTheme="minorEastAsia"/>
              <w:noProof/>
            </w:rPr>
          </w:pPr>
          <w:del w:id="245" w:author="Sudhanshu Satyam" w:date="2020-08-20T10:20:00Z">
            <w:r w:rsidRPr="00BF7BAF" w:rsidDel="001061D4">
              <w:rPr>
                <w:rPrChange w:id="246" w:author="Harish Kumar" w:date="2020-07-14T18:33:00Z">
                  <w:rPr>
                    <w:rStyle w:val="Hyperlink"/>
                    <w:noProof/>
                  </w:rPr>
                </w:rPrChange>
              </w:rPr>
              <w:delText>4.</w:delText>
            </w:r>
            <w:r w:rsidDel="001061D4">
              <w:rPr>
                <w:rFonts w:eastAsiaTheme="minorEastAsia"/>
                <w:noProof/>
              </w:rPr>
              <w:tab/>
            </w:r>
            <w:r w:rsidRPr="00BF7BAF" w:rsidDel="001061D4">
              <w:rPr>
                <w:rPrChange w:id="247" w:author="Harish Kumar" w:date="2020-07-14T18:33:00Z">
                  <w:rPr>
                    <w:rStyle w:val="Hyperlink"/>
                    <w:noProof/>
                  </w:rPr>
                </w:rPrChange>
              </w:rPr>
              <w:delText>Implement Rest Resources</w:delText>
            </w:r>
            <w:r w:rsidDel="001061D4">
              <w:rPr>
                <w:noProof/>
                <w:webHidden/>
              </w:rPr>
              <w:tab/>
              <w:delText>6</w:delText>
            </w:r>
          </w:del>
        </w:p>
        <w:p w14:paraId="27B298BD" w14:textId="65B95E95" w:rsidR="00DD0D75" w:rsidDel="001061D4" w:rsidRDefault="00DD0D75">
          <w:pPr>
            <w:pStyle w:val="TOC2"/>
            <w:tabs>
              <w:tab w:val="left" w:pos="660"/>
              <w:tab w:val="right" w:leader="dot" w:pos="9350"/>
            </w:tabs>
            <w:rPr>
              <w:del w:id="248" w:author="Sudhanshu Satyam" w:date="2020-08-20T10:20:00Z"/>
              <w:rFonts w:eastAsiaTheme="minorEastAsia"/>
              <w:noProof/>
            </w:rPr>
          </w:pPr>
          <w:del w:id="249" w:author="Sudhanshu Satyam" w:date="2020-08-20T10:20:00Z">
            <w:r w:rsidRPr="00BF7BAF" w:rsidDel="001061D4">
              <w:rPr>
                <w:rPrChange w:id="250" w:author="Harish Kumar" w:date="2020-07-14T18:33:00Z">
                  <w:rPr>
                    <w:rStyle w:val="Hyperlink"/>
                    <w:rFonts w:cstheme="minorHAnsi"/>
                    <w:noProof/>
                  </w:rPr>
                </w:rPrChange>
              </w:rPr>
              <w:delText>5.</w:delText>
            </w:r>
            <w:r w:rsidDel="001061D4">
              <w:rPr>
                <w:rFonts w:eastAsiaTheme="minorEastAsia"/>
                <w:noProof/>
              </w:rPr>
              <w:tab/>
            </w:r>
            <w:r w:rsidRPr="00BF7BAF" w:rsidDel="001061D4">
              <w:rPr>
                <w:rPrChange w:id="251" w:author="Harish Kumar" w:date="2020-07-14T18:33:00Z">
                  <w:rPr>
                    <w:rStyle w:val="Hyperlink"/>
                    <w:noProof/>
                  </w:rPr>
                </w:rPrChange>
              </w:rPr>
              <w:delText>Change Port Number</w:delText>
            </w:r>
            <w:r w:rsidDel="001061D4">
              <w:rPr>
                <w:noProof/>
                <w:webHidden/>
              </w:rPr>
              <w:tab/>
              <w:delText>8</w:delText>
            </w:r>
          </w:del>
        </w:p>
        <w:p w14:paraId="099A5238" w14:textId="305BF0C6" w:rsidR="00DD0D75" w:rsidDel="001061D4" w:rsidRDefault="00DD0D75">
          <w:pPr>
            <w:pStyle w:val="TOC1"/>
            <w:tabs>
              <w:tab w:val="right" w:leader="dot" w:pos="9350"/>
            </w:tabs>
            <w:rPr>
              <w:del w:id="252" w:author="Sudhanshu Satyam" w:date="2020-08-20T10:20:00Z"/>
              <w:rFonts w:eastAsiaTheme="minorEastAsia"/>
              <w:noProof/>
            </w:rPr>
          </w:pPr>
          <w:del w:id="253" w:author="Sudhanshu Satyam" w:date="2020-08-20T10:20:00Z">
            <w:r w:rsidRPr="00BF7BAF" w:rsidDel="001061D4">
              <w:rPr>
                <w:rPrChange w:id="254" w:author="Harish Kumar" w:date="2020-07-14T18:33:00Z">
                  <w:rPr>
                    <w:rStyle w:val="Hyperlink"/>
                    <w:noProof/>
                  </w:rPr>
                </w:rPrChange>
              </w:rPr>
              <w:delText>Deploy the webservices</w:delText>
            </w:r>
            <w:r w:rsidRPr="00BF7BAF" w:rsidDel="001061D4">
              <w:rPr>
                <w:rPrChange w:id="255" w:author="Harish Kumar" w:date="2020-07-14T18:33:00Z">
                  <w:rPr>
                    <w:rStyle w:val="Hyperlink"/>
                    <w:rFonts w:cstheme="minorHAnsi"/>
                    <w:b/>
                    <w:bCs/>
                    <w:noProof/>
                  </w:rPr>
                </w:rPrChange>
              </w:rPr>
              <w:delText>:</w:delText>
            </w:r>
            <w:r w:rsidDel="001061D4">
              <w:rPr>
                <w:noProof/>
                <w:webHidden/>
              </w:rPr>
              <w:tab/>
              <w:delText>9</w:delText>
            </w:r>
          </w:del>
        </w:p>
        <w:p w14:paraId="0050F3BB" w14:textId="72D6358E" w:rsidR="00DD0D75" w:rsidDel="001061D4" w:rsidRDefault="00DD0D75">
          <w:pPr>
            <w:pStyle w:val="TOC2"/>
            <w:tabs>
              <w:tab w:val="left" w:pos="660"/>
              <w:tab w:val="right" w:leader="dot" w:pos="9350"/>
            </w:tabs>
            <w:rPr>
              <w:del w:id="256" w:author="Sudhanshu Satyam" w:date="2020-08-20T10:20:00Z"/>
              <w:rFonts w:eastAsiaTheme="minorEastAsia"/>
              <w:noProof/>
            </w:rPr>
          </w:pPr>
          <w:del w:id="257" w:author="Sudhanshu Satyam" w:date="2020-08-20T10:20:00Z">
            <w:r w:rsidRPr="00BF7BAF" w:rsidDel="001061D4">
              <w:rPr>
                <w:rPrChange w:id="258" w:author="Harish Kumar" w:date="2020-07-14T18:33:00Z">
                  <w:rPr>
                    <w:rStyle w:val="Hyperlink"/>
                    <w:noProof/>
                  </w:rPr>
                </w:rPrChange>
              </w:rPr>
              <w:delText>1.</w:delText>
            </w:r>
            <w:r w:rsidDel="001061D4">
              <w:rPr>
                <w:rFonts w:eastAsiaTheme="minorEastAsia"/>
                <w:noProof/>
              </w:rPr>
              <w:tab/>
            </w:r>
            <w:r w:rsidRPr="00BF7BAF" w:rsidDel="001061D4">
              <w:rPr>
                <w:rPrChange w:id="259" w:author="Harish Kumar" w:date="2020-07-14T18:33:00Z">
                  <w:rPr>
                    <w:rStyle w:val="Hyperlink"/>
                    <w:noProof/>
                  </w:rPr>
                </w:rPrChange>
              </w:rPr>
              <w:delText>Run as Spring Boot Application:</w:delText>
            </w:r>
            <w:r w:rsidDel="001061D4">
              <w:rPr>
                <w:noProof/>
                <w:webHidden/>
              </w:rPr>
              <w:tab/>
              <w:delText>9</w:delText>
            </w:r>
          </w:del>
        </w:p>
        <w:p w14:paraId="3CA3080D" w14:textId="3D842D76" w:rsidR="00DD0D75" w:rsidDel="001061D4" w:rsidRDefault="00DD0D75">
          <w:pPr>
            <w:pStyle w:val="TOC2"/>
            <w:tabs>
              <w:tab w:val="left" w:pos="660"/>
              <w:tab w:val="right" w:leader="dot" w:pos="9350"/>
            </w:tabs>
            <w:rPr>
              <w:del w:id="260" w:author="Sudhanshu Satyam" w:date="2020-08-20T10:20:00Z"/>
              <w:rFonts w:eastAsiaTheme="minorEastAsia"/>
              <w:noProof/>
            </w:rPr>
          </w:pPr>
          <w:del w:id="261" w:author="Sudhanshu Satyam" w:date="2020-08-20T10:20:00Z">
            <w:r w:rsidRPr="00BF7BAF" w:rsidDel="001061D4">
              <w:rPr>
                <w:rPrChange w:id="262" w:author="Harish Kumar" w:date="2020-07-14T18:33:00Z">
                  <w:rPr>
                    <w:rStyle w:val="Hyperlink"/>
                    <w:rFonts w:cstheme="minorHAnsi"/>
                    <w:noProof/>
                  </w:rPr>
                </w:rPrChange>
              </w:rPr>
              <w:delText>2.</w:delText>
            </w:r>
            <w:r w:rsidDel="001061D4">
              <w:rPr>
                <w:rFonts w:eastAsiaTheme="minorEastAsia"/>
                <w:noProof/>
              </w:rPr>
              <w:tab/>
            </w:r>
            <w:r w:rsidRPr="00BF7BAF" w:rsidDel="001061D4">
              <w:rPr>
                <w:rPrChange w:id="263" w:author="Harish Kumar" w:date="2020-07-14T18:33:00Z">
                  <w:rPr>
                    <w:rStyle w:val="Hyperlink"/>
                    <w:noProof/>
                  </w:rPr>
                </w:rPrChange>
              </w:rPr>
              <w:delText>Deploy and Run on Docker:</w:delText>
            </w:r>
            <w:r w:rsidDel="001061D4">
              <w:rPr>
                <w:noProof/>
                <w:webHidden/>
              </w:rPr>
              <w:tab/>
              <w:delText>9</w:delText>
            </w:r>
          </w:del>
        </w:p>
        <w:p w14:paraId="5578C0A0" w14:textId="0FEB4C60" w:rsidR="00DD0D75" w:rsidDel="001061D4" w:rsidRDefault="00DD0D75">
          <w:pPr>
            <w:pStyle w:val="TOC1"/>
            <w:tabs>
              <w:tab w:val="right" w:leader="dot" w:pos="9350"/>
            </w:tabs>
            <w:rPr>
              <w:del w:id="264" w:author="Sudhanshu Satyam" w:date="2020-08-20T10:20:00Z"/>
              <w:rFonts w:eastAsiaTheme="minorEastAsia"/>
              <w:noProof/>
            </w:rPr>
          </w:pPr>
          <w:del w:id="265" w:author="Sudhanshu Satyam" w:date="2020-08-20T10:20:00Z">
            <w:r w:rsidRPr="00BF7BAF" w:rsidDel="001061D4">
              <w:rPr>
                <w:rPrChange w:id="266" w:author="Harish Kumar" w:date="2020-07-14T18:33:00Z">
                  <w:rPr>
                    <w:rStyle w:val="Hyperlink"/>
                    <w:noProof/>
                  </w:rPr>
                </w:rPrChange>
              </w:rPr>
              <w:delText>Test the webservices:</w:delText>
            </w:r>
            <w:r w:rsidDel="001061D4">
              <w:rPr>
                <w:noProof/>
                <w:webHidden/>
              </w:rPr>
              <w:tab/>
              <w:delText>10</w:delText>
            </w:r>
          </w:del>
        </w:p>
        <w:p w14:paraId="1482A38D" w14:textId="62C2E18A" w:rsidR="00DD0D75" w:rsidDel="001061D4" w:rsidRDefault="00DD0D75">
          <w:pPr>
            <w:pStyle w:val="TOC2"/>
            <w:tabs>
              <w:tab w:val="left" w:pos="660"/>
              <w:tab w:val="right" w:leader="dot" w:pos="9350"/>
            </w:tabs>
            <w:rPr>
              <w:del w:id="267" w:author="Sudhanshu Satyam" w:date="2020-08-20T10:20:00Z"/>
              <w:rFonts w:eastAsiaTheme="minorEastAsia"/>
              <w:noProof/>
            </w:rPr>
          </w:pPr>
          <w:del w:id="268" w:author="Sudhanshu Satyam" w:date="2020-08-20T10:20:00Z">
            <w:r w:rsidRPr="00BF7BAF" w:rsidDel="001061D4">
              <w:rPr>
                <w:rPrChange w:id="269" w:author="Harish Kumar" w:date="2020-07-14T18:33:00Z">
                  <w:rPr>
                    <w:rStyle w:val="Hyperlink"/>
                    <w:noProof/>
                  </w:rPr>
                </w:rPrChange>
              </w:rPr>
              <w:delText>1.</w:delText>
            </w:r>
            <w:r w:rsidDel="001061D4">
              <w:rPr>
                <w:rFonts w:eastAsiaTheme="minorEastAsia"/>
                <w:noProof/>
              </w:rPr>
              <w:tab/>
            </w:r>
            <w:r w:rsidRPr="00BF7BAF" w:rsidDel="001061D4">
              <w:rPr>
                <w:rPrChange w:id="270" w:author="Harish Kumar" w:date="2020-07-14T18:33:00Z">
                  <w:rPr>
                    <w:rStyle w:val="Hyperlink"/>
                    <w:noProof/>
                  </w:rPr>
                </w:rPrChange>
              </w:rPr>
              <w:delText>Sign-up Webservice:</w:delText>
            </w:r>
            <w:r w:rsidDel="001061D4">
              <w:rPr>
                <w:noProof/>
                <w:webHidden/>
              </w:rPr>
              <w:tab/>
              <w:delText>10</w:delText>
            </w:r>
          </w:del>
        </w:p>
        <w:p w14:paraId="72C92180" w14:textId="2572657F" w:rsidR="00DD0D75" w:rsidDel="001061D4" w:rsidRDefault="00DD0D75">
          <w:pPr>
            <w:pStyle w:val="TOC2"/>
            <w:tabs>
              <w:tab w:val="left" w:pos="660"/>
              <w:tab w:val="right" w:leader="dot" w:pos="9350"/>
            </w:tabs>
            <w:rPr>
              <w:del w:id="271" w:author="Sudhanshu Satyam" w:date="2020-08-20T10:20:00Z"/>
              <w:rFonts w:eastAsiaTheme="minorEastAsia"/>
              <w:noProof/>
            </w:rPr>
          </w:pPr>
          <w:del w:id="272" w:author="Sudhanshu Satyam" w:date="2020-08-20T10:20:00Z">
            <w:r w:rsidRPr="00BF7BAF" w:rsidDel="001061D4">
              <w:rPr>
                <w:rPrChange w:id="273" w:author="Harish Kumar" w:date="2020-07-14T18:33:00Z">
                  <w:rPr>
                    <w:rStyle w:val="Hyperlink"/>
                    <w:noProof/>
                  </w:rPr>
                </w:rPrChange>
              </w:rPr>
              <w:delText>2.</w:delText>
            </w:r>
            <w:r w:rsidDel="001061D4">
              <w:rPr>
                <w:rFonts w:eastAsiaTheme="minorEastAsia"/>
                <w:noProof/>
              </w:rPr>
              <w:tab/>
            </w:r>
            <w:r w:rsidRPr="00BF7BAF" w:rsidDel="001061D4">
              <w:rPr>
                <w:rPrChange w:id="274" w:author="Harish Kumar" w:date="2020-07-14T18:33:00Z">
                  <w:rPr>
                    <w:rStyle w:val="Hyperlink"/>
                    <w:noProof/>
                  </w:rPr>
                </w:rPrChange>
              </w:rPr>
              <w:delText>Login Webservice:</w:delText>
            </w:r>
            <w:r w:rsidDel="001061D4">
              <w:rPr>
                <w:noProof/>
                <w:webHidden/>
              </w:rPr>
              <w:tab/>
              <w:delText>12</w:delText>
            </w:r>
          </w:del>
        </w:p>
        <w:p w14:paraId="29171E11" w14:textId="577C4FE0" w:rsidR="00DD0D75" w:rsidDel="001061D4" w:rsidRDefault="00DD0D75">
          <w:pPr>
            <w:pStyle w:val="TOC2"/>
            <w:tabs>
              <w:tab w:val="left" w:pos="660"/>
              <w:tab w:val="right" w:leader="dot" w:pos="9350"/>
            </w:tabs>
            <w:rPr>
              <w:del w:id="275" w:author="Sudhanshu Satyam" w:date="2020-08-20T10:20:00Z"/>
              <w:rFonts w:eastAsiaTheme="minorEastAsia"/>
              <w:noProof/>
            </w:rPr>
          </w:pPr>
          <w:del w:id="276" w:author="Sudhanshu Satyam" w:date="2020-08-20T10:20:00Z">
            <w:r w:rsidRPr="00BF7BAF" w:rsidDel="001061D4">
              <w:rPr>
                <w:rPrChange w:id="277" w:author="Harish Kumar" w:date="2020-07-14T18:33:00Z">
                  <w:rPr>
                    <w:rStyle w:val="Hyperlink"/>
                    <w:noProof/>
                  </w:rPr>
                </w:rPrChange>
              </w:rPr>
              <w:delText>3.</w:delText>
            </w:r>
            <w:r w:rsidDel="001061D4">
              <w:rPr>
                <w:rFonts w:eastAsiaTheme="minorEastAsia"/>
                <w:noProof/>
              </w:rPr>
              <w:tab/>
            </w:r>
            <w:r w:rsidRPr="00BF7BAF" w:rsidDel="001061D4">
              <w:rPr>
                <w:rPrChange w:id="278" w:author="Harish Kumar" w:date="2020-07-14T18:33:00Z">
                  <w:rPr>
                    <w:rStyle w:val="Hyperlink"/>
                    <w:noProof/>
                  </w:rPr>
                </w:rPrChange>
              </w:rPr>
              <w:delText>Get User Details:</w:delText>
            </w:r>
            <w:r w:rsidDel="001061D4">
              <w:rPr>
                <w:noProof/>
                <w:webHidden/>
              </w:rPr>
              <w:tab/>
              <w:delText>12</w:delText>
            </w:r>
          </w:del>
        </w:p>
        <w:p w14:paraId="76E941AC" w14:textId="35A70D77" w:rsidR="00DD0D75" w:rsidDel="001061D4" w:rsidRDefault="00DD0D75">
          <w:pPr>
            <w:pStyle w:val="TOC2"/>
            <w:tabs>
              <w:tab w:val="left" w:pos="660"/>
              <w:tab w:val="right" w:leader="dot" w:pos="9350"/>
            </w:tabs>
            <w:rPr>
              <w:del w:id="279" w:author="Sudhanshu Satyam" w:date="2020-08-20T10:20:00Z"/>
              <w:rFonts w:eastAsiaTheme="minorEastAsia"/>
              <w:noProof/>
            </w:rPr>
          </w:pPr>
          <w:del w:id="280" w:author="Sudhanshu Satyam" w:date="2020-08-20T10:20:00Z">
            <w:r w:rsidRPr="00BF7BAF" w:rsidDel="001061D4">
              <w:rPr>
                <w:rPrChange w:id="281" w:author="Harish Kumar" w:date="2020-07-14T18:33:00Z">
                  <w:rPr>
                    <w:rStyle w:val="Hyperlink"/>
                    <w:noProof/>
                  </w:rPr>
                </w:rPrChange>
              </w:rPr>
              <w:delText>4.</w:delText>
            </w:r>
            <w:r w:rsidDel="001061D4">
              <w:rPr>
                <w:rFonts w:eastAsiaTheme="minorEastAsia"/>
                <w:noProof/>
              </w:rPr>
              <w:tab/>
            </w:r>
            <w:r w:rsidRPr="00BF7BAF" w:rsidDel="001061D4">
              <w:rPr>
                <w:rPrChange w:id="282" w:author="Harish Kumar" w:date="2020-07-14T18:33:00Z">
                  <w:rPr>
                    <w:rStyle w:val="Hyperlink"/>
                    <w:noProof/>
                  </w:rPr>
                </w:rPrChange>
              </w:rPr>
              <w:delText>Update User Details:</w:delText>
            </w:r>
            <w:r w:rsidDel="001061D4">
              <w:rPr>
                <w:noProof/>
                <w:webHidden/>
              </w:rPr>
              <w:tab/>
              <w:delText>13</w:delText>
            </w:r>
          </w:del>
        </w:p>
        <w:p w14:paraId="6D8958F8" w14:textId="7D2E76DF" w:rsidR="00DD0D75" w:rsidDel="001061D4" w:rsidRDefault="00DD0D75">
          <w:pPr>
            <w:pStyle w:val="TOC2"/>
            <w:tabs>
              <w:tab w:val="left" w:pos="660"/>
              <w:tab w:val="right" w:leader="dot" w:pos="9350"/>
            </w:tabs>
            <w:rPr>
              <w:del w:id="283" w:author="Sudhanshu Satyam" w:date="2020-08-20T10:20:00Z"/>
              <w:rFonts w:eastAsiaTheme="minorEastAsia"/>
              <w:noProof/>
            </w:rPr>
          </w:pPr>
          <w:del w:id="284" w:author="Sudhanshu Satyam" w:date="2020-08-20T10:20:00Z">
            <w:r w:rsidRPr="00BF7BAF" w:rsidDel="001061D4">
              <w:rPr>
                <w:rPrChange w:id="285" w:author="Harish Kumar" w:date="2020-07-14T18:33:00Z">
                  <w:rPr>
                    <w:rStyle w:val="Hyperlink"/>
                    <w:rFonts w:cstheme="minorHAnsi"/>
                    <w:noProof/>
                  </w:rPr>
                </w:rPrChange>
              </w:rPr>
              <w:delText>5.</w:delText>
            </w:r>
            <w:r w:rsidDel="001061D4">
              <w:rPr>
                <w:rFonts w:eastAsiaTheme="minorEastAsia"/>
                <w:noProof/>
              </w:rPr>
              <w:tab/>
            </w:r>
            <w:r w:rsidRPr="00BF7BAF" w:rsidDel="001061D4">
              <w:rPr>
                <w:rPrChange w:id="286" w:author="Harish Kumar" w:date="2020-07-14T18:33:00Z">
                  <w:rPr>
                    <w:rStyle w:val="Hyperlink"/>
                    <w:noProof/>
                  </w:rPr>
                </w:rPrChange>
              </w:rPr>
              <w:delText>Delete User Details</w:delText>
            </w:r>
            <w:r w:rsidRPr="00BF7BAF" w:rsidDel="001061D4">
              <w:rPr>
                <w:rPrChange w:id="287" w:author="Harish Kumar" w:date="2020-07-14T18:33:00Z">
                  <w:rPr>
                    <w:rStyle w:val="Hyperlink"/>
                    <w:rFonts w:cstheme="minorHAnsi"/>
                    <w:b/>
                    <w:bCs/>
                    <w:noProof/>
                  </w:rPr>
                </w:rPrChange>
              </w:rPr>
              <w:delText>:</w:delText>
            </w:r>
            <w:r w:rsidDel="001061D4">
              <w:rPr>
                <w:noProof/>
                <w:webHidden/>
              </w:rPr>
              <w:tab/>
              <w:delText>13</w:delText>
            </w:r>
          </w:del>
        </w:p>
        <w:p w14:paraId="49271B1A" w14:textId="2941A4ED" w:rsidR="00DD0D75" w:rsidDel="001061D4" w:rsidRDefault="00DD0D75">
          <w:pPr>
            <w:pStyle w:val="TOC2"/>
            <w:tabs>
              <w:tab w:val="left" w:pos="660"/>
              <w:tab w:val="right" w:leader="dot" w:pos="9350"/>
            </w:tabs>
            <w:rPr>
              <w:del w:id="288" w:author="Sudhanshu Satyam" w:date="2020-08-20T10:20:00Z"/>
              <w:rFonts w:eastAsiaTheme="minorEastAsia"/>
              <w:noProof/>
            </w:rPr>
          </w:pPr>
          <w:del w:id="289" w:author="Sudhanshu Satyam" w:date="2020-08-20T10:20:00Z">
            <w:r w:rsidRPr="00BF7BAF" w:rsidDel="001061D4">
              <w:rPr>
                <w:rPrChange w:id="290" w:author="Harish Kumar" w:date="2020-07-14T18:33:00Z">
                  <w:rPr>
                    <w:rStyle w:val="Hyperlink"/>
                    <w:rFonts w:cstheme="minorHAnsi"/>
                    <w:noProof/>
                  </w:rPr>
                </w:rPrChange>
              </w:rPr>
              <w:delText>6.</w:delText>
            </w:r>
            <w:r w:rsidDel="001061D4">
              <w:rPr>
                <w:rFonts w:eastAsiaTheme="minorEastAsia"/>
                <w:noProof/>
              </w:rPr>
              <w:tab/>
            </w:r>
            <w:r w:rsidRPr="00BF7BAF" w:rsidDel="001061D4">
              <w:rPr>
                <w:rPrChange w:id="291" w:author="Harish Kumar" w:date="2020-07-14T18:33:00Z">
                  <w:rPr>
                    <w:rStyle w:val="Hyperlink"/>
                    <w:noProof/>
                  </w:rPr>
                </w:rPrChange>
              </w:rPr>
              <w:delText>Get any one User Details</w:delText>
            </w:r>
            <w:r w:rsidRPr="00BF7BAF" w:rsidDel="001061D4">
              <w:rPr>
                <w:rPrChange w:id="292" w:author="Harish Kumar" w:date="2020-07-14T18:33:00Z">
                  <w:rPr>
                    <w:rStyle w:val="Hyperlink"/>
                    <w:rFonts w:cstheme="minorHAnsi"/>
                    <w:b/>
                    <w:bCs/>
                    <w:noProof/>
                  </w:rPr>
                </w:rPrChange>
              </w:rPr>
              <w:delText>:</w:delText>
            </w:r>
            <w:r w:rsidDel="001061D4">
              <w:rPr>
                <w:noProof/>
                <w:webHidden/>
              </w:rPr>
              <w:tab/>
              <w:delText>14</w:delText>
            </w:r>
          </w:del>
        </w:p>
        <w:p w14:paraId="7C479BC5" w14:textId="5FF59526" w:rsidR="00DD0D75" w:rsidDel="001061D4" w:rsidRDefault="00DD0D75">
          <w:pPr>
            <w:pStyle w:val="TOC2"/>
            <w:tabs>
              <w:tab w:val="left" w:pos="660"/>
              <w:tab w:val="right" w:leader="dot" w:pos="9350"/>
            </w:tabs>
            <w:rPr>
              <w:del w:id="293" w:author="Sudhanshu Satyam" w:date="2020-08-20T10:20:00Z"/>
              <w:rFonts w:eastAsiaTheme="minorEastAsia"/>
              <w:noProof/>
            </w:rPr>
          </w:pPr>
          <w:del w:id="294" w:author="Sudhanshu Satyam" w:date="2020-08-20T10:20:00Z">
            <w:r w:rsidRPr="00BF7BAF" w:rsidDel="001061D4">
              <w:rPr>
                <w:rPrChange w:id="295" w:author="Harish Kumar" w:date="2020-07-14T18:33:00Z">
                  <w:rPr>
                    <w:rStyle w:val="Hyperlink"/>
                    <w:noProof/>
                  </w:rPr>
                </w:rPrChange>
              </w:rPr>
              <w:delText>7.</w:delText>
            </w:r>
            <w:r w:rsidDel="001061D4">
              <w:rPr>
                <w:rFonts w:eastAsiaTheme="minorEastAsia"/>
                <w:noProof/>
              </w:rPr>
              <w:tab/>
            </w:r>
            <w:r w:rsidRPr="00BF7BAF" w:rsidDel="001061D4">
              <w:rPr>
                <w:rPrChange w:id="296" w:author="Harish Kumar" w:date="2020-07-14T18:33:00Z">
                  <w:rPr>
                    <w:rStyle w:val="Hyperlink"/>
                    <w:noProof/>
                  </w:rPr>
                </w:rPrChange>
              </w:rPr>
              <w:delText>Failure Case:</w:delText>
            </w:r>
            <w:r w:rsidDel="001061D4">
              <w:rPr>
                <w:noProof/>
                <w:webHidden/>
              </w:rPr>
              <w:tab/>
              <w:delText>14</w:delText>
            </w:r>
          </w:del>
        </w:p>
        <w:p w14:paraId="54E1E19E" w14:textId="6B2A9E2B" w:rsidR="00EA2ED5" w:rsidRDefault="00EA2ED5">
          <w:r>
            <w:rPr>
              <w:b/>
              <w:bCs/>
              <w:noProof/>
            </w:rPr>
            <w:fldChar w:fldCharType="end"/>
          </w:r>
        </w:p>
      </w:sdtContent>
    </w:sdt>
    <w:p w14:paraId="20310B64" w14:textId="77777777" w:rsidR="00F377D0" w:rsidRDefault="00F377D0">
      <w:pPr>
        <w:rPr>
          <w:rFonts w:cstheme="minorHAnsi"/>
          <w:b/>
          <w:bCs/>
          <w:color w:val="000100"/>
          <w:sz w:val="52"/>
          <w:szCs w:val="52"/>
          <w:shd w:val="clear" w:color="auto" w:fill="FFFFFF"/>
        </w:rPr>
      </w:pPr>
    </w:p>
    <w:p w14:paraId="3BC121CF" w14:textId="43C68D67" w:rsidR="00F377D0" w:rsidRDefault="00F377D0">
      <w:pPr>
        <w:rPr>
          <w:rFonts w:cstheme="minorHAnsi"/>
          <w:b/>
          <w:bCs/>
          <w:color w:val="000100"/>
          <w:sz w:val="52"/>
          <w:szCs w:val="52"/>
          <w:shd w:val="clear" w:color="auto" w:fill="FFFFFF"/>
        </w:rPr>
      </w:pPr>
      <w:r>
        <w:rPr>
          <w:rFonts w:cstheme="minorHAnsi"/>
          <w:b/>
          <w:bCs/>
          <w:color w:val="000100"/>
          <w:sz w:val="52"/>
          <w:szCs w:val="52"/>
          <w:shd w:val="clear" w:color="auto" w:fill="FFFFFF"/>
        </w:rPr>
        <w:br w:type="page"/>
      </w:r>
    </w:p>
    <w:p w14:paraId="5860D3B6" w14:textId="40ABB914" w:rsidR="00F604E4" w:rsidRDefault="00F604E4" w:rsidP="00F377D0">
      <w:pPr>
        <w:rPr>
          <w:rFonts w:cstheme="minorHAnsi"/>
          <w:sz w:val="24"/>
          <w:szCs w:val="24"/>
        </w:rPr>
      </w:pPr>
      <w:bookmarkStart w:id="297" w:name="_Toc48811272"/>
      <w:r w:rsidRPr="00EA2ED5">
        <w:rPr>
          <w:rStyle w:val="Heading1Char"/>
        </w:rPr>
        <w:lastRenderedPageBreak/>
        <w:t>Introduction</w:t>
      </w:r>
      <w:bookmarkEnd w:id="297"/>
      <w:r>
        <w:rPr>
          <w:rFonts w:cstheme="minorHAnsi"/>
          <w:sz w:val="24"/>
          <w:szCs w:val="24"/>
        </w:rPr>
        <w:t xml:space="preserve">: </w:t>
      </w:r>
    </w:p>
    <w:p w14:paraId="021A7E10" w14:textId="716E14E6" w:rsidR="0087638C" w:rsidRDefault="0087638C" w:rsidP="0087638C">
      <w:pPr>
        <w:rPr>
          <w:rFonts w:cstheme="minorHAnsi"/>
          <w:sz w:val="24"/>
          <w:szCs w:val="24"/>
        </w:rPr>
      </w:pPr>
      <w:r w:rsidRPr="0087638C">
        <w:rPr>
          <w:rFonts w:cstheme="minorHAnsi"/>
          <w:sz w:val="24"/>
          <w:szCs w:val="24"/>
        </w:rPr>
        <w:t>Th</w:t>
      </w:r>
      <w:r w:rsidR="00990568">
        <w:rPr>
          <w:rFonts w:cstheme="minorHAnsi"/>
          <w:sz w:val="24"/>
          <w:szCs w:val="24"/>
        </w:rPr>
        <w:t>e</w:t>
      </w:r>
      <w:r w:rsidRPr="0087638C">
        <w:rPr>
          <w:rFonts w:cstheme="minorHAnsi"/>
          <w:sz w:val="24"/>
          <w:szCs w:val="24"/>
        </w:rPr>
        <w:t xml:space="preserve"> tutorial provides a step-by-step guide for building and configuring a </w:t>
      </w:r>
      <w:ins w:id="298" w:author="Sudhanshu Satyam" w:date="2020-08-18T16:57:00Z">
        <w:r w:rsidR="007E30DE">
          <w:rPr>
            <w:rFonts w:cstheme="minorHAnsi"/>
            <w:sz w:val="24"/>
            <w:szCs w:val="24"/>
          </w:rPr>
          <w:t>Restful services</w:t>
        </w:r>
      </w:ins>
      <w:del w:id="299" w:author="Sudhanshu Satyam" w:date="2020-08-10T09:13:00Z">
        <w:r w:rsidRPr="0087638C" w:rsidDel="00631E87">
          <w:rPr>
            <w:rFonts w:cstheme="minorHAnsi"/>
            <w:sz w:val="24"/>
            <w:szCs w:val="24"/>
          </w:rPr>
          <w:delText xml:space="preserve">REST web </w:delText>
        </w:r>
      </w:del>
      <w:del w:id="300" w:author="Sudhanshu Satyam" w:date="2020-08-18T16:57:00Z">
        <w:r w:rsidRPr="0087638C" w:rsidDel="007E30DE">
          <w:rPr>
            <w:rFonts w:cstheme="minorHAnsi"/>
            <w:sz w:val="24"/>
            <w:szCs w:val="24"/>
          </w:rPr>
          <w:delText>service</w:delText>
        </w:r>
      </w:del>
      <w:r w:rsidRPr="0087638C">
        <w:rPr>
          <w:rFonts w:cstheme="minorHAnsi"/>
          <w:sz w:val="24"/>
          <w:szCs w:val="24"/>
        </w:rPr>
        <w:t xml:space="preserve"> in </w:t>
      </w:r>
      <w:ins w:id="301" w:author="Sudhanshu Satyam" w:date="2020-08-18T16:57:00Z">
        <w:r w:rsidR="007E30DE">
          <w:rPr>
            <w:rFonts w:cstheme="minorHAnsi"/>
            <w:sz w:val="24"/>
            <w:szCs w:val="24"/>
          </w:rPr>
          <w:t>Python</w:t>
        </w:r>
      </w:ins>
      <w:del w:id="302" w:author="Sudhanshu Satyam" w:date="2020-08-18T16:57:00Z">
        <w:r w:rsidRPr="0087638C" w:rsidDel="007E30DE">
          <w:rPr>
            <w:rFonts w:cstheme="minorHAnsi"/>
            <w:sz w:val="24"/>
            <w:szCs w:val="24"/>
          </w:rPr>
          <w:delText>Java</w:delText>
        </w:r>
      </w:del>
      <w:del w:id="303" w:author="Sudhanshu Satyam" w:date="2020-08-18T16:58:00Z">
        <w:r w:rsidRPr="0087638C" w:rsidDel="007E30DE">
          <w:rPr>
            <w:rFonts w:cstheme="minorHAnsi"/>
            <w:sz w:val="24"/>
            <w:szCs w:val="24"/>
          </w:rPr>
          <w:delText xml:space="preserve"> </w:delText>
        </w:r>
      </w:del>
      <w:ins w:id="304" w:author="Sudhanshu Satyam" w:date="2020-08-18T16:58:00Z">
        <w:r w:rsidR="007E30DE">
          <w:rPr>
            <w:rFonts w:cstheme="minorHAnsi"/>
            <w:sz w:val="24"/>
            <w:szCs w:val="24"/>
          </w:rPr>
          <w:t xml:space="preserve"> </w:t>
        </w:r>
      </w:ins>
      <w:r w:rsidRPr="0087638C">
        <w:rPr>
          <w:rFonts w:cstheme="minorHAnsi"/>
          <w:sz w:val="24"/>
          <w:szCs w:val="24"/>
        </w:rPr>
        <w:t xml:space="preserve">using </w:t>
      </w:r>
      <w:del w:id="305" w:author="Sudhanshu Satyam" w:date="2020-08-10T09:14:00Z">
        <w:r w:rsidRPr="0087638C" w:rsidDel="00631E87">
          <w:rPr>
            <w:rFonts w:cstheme="minorHAnsi"/>
            <w:sz w:val="24"/>
            <w:szCs w:val="24"/>
          </w:rPr>
          <w:delText xml:space="preserve">the Spring </w:delText>
        </w:r>
      </w:del>
      <w:del w:id="306" w:author="Sudhanshu Satyam" w:date="2020-08-10T09:13:00Z">
        <w:r w:rsidRPr="0087638C" w:rsidDel="00631E87">
          <w:rPr>
            <w:rFonts w:cstheme="minorHAnsi"/>
            <w:sz w:val="24"/>
            <w:szCs w:val="24"/>
          </w:rPr>
          <w:delText>framework</w:delText>
        </w:r>
        <w:r w:rsidR="00990568" w:rsidDel="00631E87">
          <w:rPr>
            <w:rFonts w:cstheme="minorHAnsi"/>
            <w:sz w:val="24"/>
            <w:szCs w:val="24"/>
          </w:rPr>
          <w:delText xml:space="preserve"> and </w:delText>
        </w:r>
      </w:del>
      <w:ins w:id="307" w:author="Sudhanshu Satyam" w:date="2020-08-18T16:58:00Z">
        <w:r w:rsidR="007E30DE">
          <w:rPr>
            <w:rFonts w:cstheme="minorHAnsi"/>
            <w:sz w:val="24"/>
            <w:szCs w:val="24"/>
          </w:rPr>
          <w:t>Flask, Flask-Restful, Mongo Engine</w:t>
        </w:r>
      </w:ins>
      <w:del w:id="308" w:author="Sudhanshu Satyam" w:date="2020-08-18T16:58:00Z">
        <w:r w:rsidR="00990568" w:rsidDel="007E30DE">
          <w:rPr>
            <w:rFonts w:cstheme="minorHAnsi"/>
            <w:sz w:val="24"/>
            <w:szCs w:val="24"/>
          </w:rPr>
          <w:delText>Spring boot</w:delText>
        </w:r>
      </w:del>
      <w:ins w:id="309" w:author="Sudhanshu Satyam" w:date="2020-08-10T09:14:00Z">
        <w:r w:rsidR="00631E87">
          <w:rPr>
            <w:rFonts w:cstheme="minorHAnsi"/>
            <w:sz w:val="24"/>
            <w:szCs w:val="24"/>
          </w:rPr>
          <w:t xml:space="preserve"> &amp; </w:t>
        </w:r>
      </w:ins>
      <w:ins w:id="310" w:author="Sudhanshu Satyam" w:date="2020-08-18T16:58:00Z">
        <w:r w:rsidR="007E30DE">
          <w:rPr>
            <w:rFonts w:cstheme="minorHAnsi"/>
            <w:sz w:val="24"/>
            <w:szCs w:val="24"/>
          </w:rPr>
          <w:t xml:space="preserve">Flask-JWT </w:t>
        </w:r>
      </w:ins>
      <w:ins w:id="311" w:author="Sudhanshu Satyam" w:date="2020-08-10T09:14:00Z">
        <w:r w:rsidR="00631E87">
          <w:rPr>
            <w:rFonts w:cstheme="minorHAnsi"/>
            <w:sz w:val="24"/>
            <w:szCs w:val="24"/>
          </w:rPr>
          <w:t>components</w:t>
        </w:r>
      </w:ins>
      <w:r w:rsidRPr="0087638C">
        <w:rPr>
          <w:rFonts w:cstheme="minorHAnsi"/>
          <w:sz w:val="24"/>
          <w:szCs w:val="24"/>
        </w:rPr>
        <w:t>.</w:t>
      </w:r>
      <w:r w:rsidR="008314B1">
        <w:rPr>
          <w:rFonts w:cstheme="minorHAnsi"/>
          <w:sz w:val="24"/>
          <w:szCs w:val="24"/>
        </w:rPr>
        <w:t xml:space="preserve"> </w:t>
      </w:r>
      <w:r w:rsidR="00990568" w:rsidRPr="00990568">
        <w:rPr>
          <w:rFonts w:cstheme="minorHAnsi"/>
          <w:sz w:val="24"/>
          <w:szCs w:val="24"/>
        </w:rPr>
        <w:t xml:space="preserve">You will learn how easy it is to create your </w:t>
      </w:r>
      <w:ins w:id="312" w:author="Sudhanshu Satyam" w:date="2020-08-18T16:59:00Z">
        <w:r w:rsidR="007E30DE">
          <w:rPr>
            <w:rFonts w:cstheme="minorHAnsi"/>
            <w:sz w:val="24"/>
            <w:szCs w:val="24"/>
          </w:rPr>
          <w:t xml:space="preserve">Python web </w:t>
        </w:r>
      </w:ins>
      <w:del w:id="313" w:author="Sudhanshu Satyam" w:date="2020-08-18T16:59:00Z">
        <w:r w:rsidR="00990568" w:rsidRPr="00990568" w:rsidDel="007E30DE">
          <w:rPr>
            <w:rFonts w:cstheme="minorHAnsi"/>
            <w:sz w:val="24"/>
            <w:szCs w:val="24"/>
          </w:rPr>
          <w:delText>Sp</w:delText>
        </w:r>
      </w:del>
      <w:del w:id="314" w:author="Sudhanshu Satyam" w:date="2020-08-18T16:58:00Z">
        <w:r w:rsidR="00990568" w:rsidRPr="00990568" w:rsidDel="007E30DE">
          <w:rPr>
            <w:rFonts w:cstheme="minorHAnsi"/>
            <w:sz w:val="24"/>
            <w:szCs w:val="24"/>
          </w:rPr>
          <w:delText xml:space="preserve">ring boot </w:delText>
        </w:r>
      </w:del>
      <w:r w:rsidR="00990568" w:rsidRPr="00990568">
        <w:rPr>
          <w:rFonts w:cstheme="minorHAnsi"/>
          <w:sz w:val="24"/>
          <w:szCs w:val="24"/>
        </w:rPr>
        <w:t xml:space="preserve">application and test with </w:t>
      </w:r>
      <w:ins w:id="315" w:author="Sudhanshu Satyam" w:date="2020-08-10T09:14:00Z">
        <w:r w:rsidR="00211A90">
          <w:rPr>
            <w:rFonts w:cstheme="minorHAnsi"/>
            <w:sz w:val="24"/>
            <w:szCs w:val="24"/>
          </w:rPr>
          <w:t>Postman</w:t>
        </w:r>
      </w:ins>
      <w:del w:id="316" w:author="Sudhanshu Satyam" w:date="2020-08-10T09:14:00Z">
        <w:r w:rsidR="00990568" w:rsidRPr="00990568" w:rsidDel="00211A90">
          <w:rPr>
            <w:rFonts w:cstheme="minorHAnsi"/>
            <w:sz w:val="24"/>
            <w:szCs w:val="24"/>
          </w:rPr>
          <w:delText>Soap UI</w:delText>
        </w:r>
      </w:del>
      <w:r w:rsidR="00990568" w:rsidRPr="00990568">
        <w:rPr>
          <w:rFonts w:cstheme="minorHAnsi"/>
          <w:sz w:val="24"/>
          <w:szCs w:val="24"/>
        </w:rPr>
        <w:t>.</w:t>
      </w:r>
      <w:r w:rsidR="00C31029">
        <w:rPr>
          <w:rFonts w:cstheme="minorHAnsi"/>
          <w:sz w:val="24"/>
          <w:szCs w:val="24"/>
        </w:rPr>
        <w:t xml:space="preserve"> </w:t>
      </w:r>
      <w:del w:id="317" w:author="Sudhanshu Satyam" w:date="2020-08-18T16:59:00Z">
        <w:r w:rsidR="00C31029" w:rsidDel="007E30DE">
          <w:rPr>
            <w:rFonts w:cstheme="minorHAnsi"/>
            <w:sz w:val="24"/>
            <w:szCs w:val="24"/>
          </w:rPr>
          <w:delText xml:space="preserve">Maven </w:delText>
        </w:r>
      </w:del>
      <w:ins w:id="318" w:author="Sudhanshu Satyam" w:date="2020-08-18T16:59:00Z">
        <w:r w:rsidR="007E30DE">
          <w:rPr>
            <w:rFonts w:cstheme="minorHAnsi"/>
            <w:sz w:val="24"/>
            <w:szCs w:val="24"/>
          </w:rPr>
          <w:t>WSGI server is a deployment component</w:t>
        </w:r>
      </w:ins>
      <w:ins w:id="319" w:author="Sudhanshu Satyam" w:date="2020-08-18T17:00:00Z">
        <w:r w:rsidR="007E30DE">
          <w:rPr>
            <w:rFonts w:cstheme="minorHAnsi"/>
            <w:sz w:val="24"/>
            <w:szCs w:val="24"/>
          </w:rPr>
          <w:t xml:space="preserve"> added on top of Flask Server to make application production ready and deployed with Web </w:t>
        </w:r>
      </w:ins>
      <w:ins w:id="320" w:author="Sudhanshu Satyam" w:date="2020-08-18T17:01:00Z">
        <w:r w:rsidR="007E30DE">
          <w:rPr>
            <w:rFonts w:cstheme="minorHAnsi"/>
            <w:sz w:val="24"/>
            <w:szCs w:val="24"/>
          </w:rPr>
          <w:t>S</w:t>
        </w:r>
      </w:ins>
      <w:ins w:id="321" w:author="Sudhanshu Satyam" w:date="2020-08-18T17:00:00Z">
        <w:r w:rsidR="007E30DE">
          <w:rPr>
            <w:rFonts w:cstheme="minorHAnsi"/>
            <w:sz w:val="24"/>
            <w:szCs w:val="24"/>
          </w:rPr>
          <w:t>ervers</w:t>
        </w:r>
      </w:ins>
      <w:ins w:id="322" w:author="Sudhanshu Satyam" w:date="2020-08-18T16:59:00Z">
        <w:r w:rsidR="007E30DE">
          <w:rPr>
            <w:rFonts w:cstheme="minorHAnsi"/>
            <w:sz w:val="24"/>
            <w:szCs w:val="24"/>
          </w:rPr>
          <w:t xml:space="preserve"> </w:t>
        </w:r>
      </w:ins>
      <w:ins w:id="323" w:author="Sudhanshu Satyam" w:date="2020-08-18T17:01:00Z">
        <w:r w:rsidR="007E30DE">
          <w:rPr>
            <w:rFonts w:cstheme="minorHAnsi"/>
            <w:sz w:val="24"/>
            <w:szCs w:val="24"/>
          </w:rPr>
          <w:t xml:space="preserve">or on various Cloud Platforms. </w:t>
        </w:r>
      </w:ins>
      <w:del w:id="324" w:author="Sudhanshu Satyam" w:date="2020-08-18T17:01:00Z">
        <w:r w:rsidR="00C31029" w:rsidDel="007E30DE">
          <w:rPr>
            <w:rFonts w:cstheme="minorHAnsi"/>
            <w:sz w:val="24"/>
            <w:szCs w:val="24"/>
          </w:rPr>
          <w:delText>is used to build the tool</w:delText>
        </w:r>
      </w:del>
      <w:del w:id="325" w:author="Sudhanshu Satyam" w:date="2020-08-10T09:14:00Z">
        <w:r w:rsidR="00C31029" w:rsidDel="00211A90">
          <w:rPr>
            <w:rFonts w:cstheme="minorHAnsi"/>
            <w:sz w:val="24"/>
            <w:szCs w:val="24"/>
          </w:rPr>
          <w:delText>, Docker is used to deploy and run the application</w:delText>
        </w:r>
      </w:del>
      <w:del w:id="326" w:author="Sudhanshu Satyam" w:date="2020-08-18T16:59:00Z">
        <w:r w:rsidR="00C31029" w:rsidDel="007E30DE">
          <w:rPr>
            <w:rFonts w:cstheme="minorHAnsi"/>
            <w:sz w:val="24"/>
            <w:szCs w:val="24"/>
          </w:rPr>
          <w:delText xml:space="preserve">. </w:delText>
        </w:r>
      </w:del>
      <w:ins w:id="327" w:author="Sudhanshu Satyam" w:date="2020-08-10T09:14:00Z">
        <w:r w:rsidR="00211A90">
          <w:rPr>
            <w:rFonts w:cstheme="minorHAnsi"/>
            <w:sz w:val="24"/>
            <w:szCs w:val="24"/>
          </w:rPr>
          <w:t>Postman</w:t>
        </w:r>
      </w:ins>
      <w:ins w:id="328" w:author="Sudhanshu Satyam" w:date="2020-08-10T09:15:00Z">
        <w:r w:rsidR="00211A90">
          <w:rPr>
            <w:rFonts w:cstheme="minorHAnsi"/>
            <w:sz w:val="24"/>
            <w:szCs w:val="24"/>
          </w:rPr>
          <w:t xml:space="preserve"> </w:t>
        </w:r>
      </w:ins>
      <w:del w:id="329" w:author="Sudhanshu Satyam" w:date="2020-08-10T09:14:00Z">
        <w:r w:rsidR="00C31029" w:rsidDel="00211A90">
          <w:rPr>
            <w:rFonts w:cstheme="minorHAnsi"/>
            <w:sz w:val="24"/>
            <w:szCs w:val="24"/>
          </w:rPr>
          <w:delText xml:space="preserve">Soap UI </w:delText>
        </w:r>
      </w:del>
      <w:r w:rsidR="00C31029">
        <w:rPr>
          <w:rFonts w:cstheme="minorHAnsi"/>
          <w:sz w:val="24"/>
          <w:szCs w:val="24"/>
        </w:rPr>
        <w:t xml:space="preserve">is used to test the rest webservices. </w:t>
      </w:r>
    </w:p>
    <w:p w14:paraId="7066352E" w14:textId="3404FFCE" w:rsidR="0022732A" w:rsidRDefault="0022732A" w:rsidP="0087638C">
      <w:pPr>
        <w:rPr>
          <w:rFonts w:cstheme="minorHAnsi"/>
          <w:sz w:val="24"/>
          <w:szCs w:val="24"/>
        </w:rPr>
      </w:pPr>
    </w:p>
    <w:p w14:paraId="3ED663EB" w14:textId="6DD8B399" w:rsidR="0022732A" w:rsidRDefault="0022732A" w:rsidP="0022732A">
      <w:pPr>
        <w:pStyle w:val="Heading1"/>
      </w:pPr>
      <w:bookmarkStart w:id="330" w:name="_Toc48811273"/>
      <w:r>
        <w:t>Revision History</w:t>
      </w:r>
      <w:bookmarkEnd w:id="330"/>
    </w:p>
    <w:tbl>
      <w:tblPr>
        <w:tblStyle w:val="TableGrid"/>
        <w:tblW w:w="0" w:type="auto"/>
        <w:tblLook w:val="04A0" w:firstRow="1" w:lastRow="0" w:firstColumn="1" w:lastColumn="0" w:noHBand="0" w:noVBand="1"/>
      </w:tblPr>
      <w:tblGrid>
        <w:gridCol w:w="2337"/>
        <w:gridCol w:w="2337"/>
        <w:gridCol w:w="2338"/>
        <w:gridCol w:w="2338"/>
      </w:tblGrid>
      <w:tr w:rsidR="0022732A" w14:paraId="2E87C1D4" w14:textId="77777777" w:rsidTr="0022732A">
        <w:tc>
          <w:tcPr>
            <w:tcW w:w="2337" w:type="dxa"/>
          </w:tcPr>
          <w:p w14:paraId="64589490" w14:textId="53A83BA4" w:rsidR="0022732A" w:rsidRPr="0022732A" w:rsidRDefault="0022732A" w:rsidP="0022732A">
            <w:pPr>
              <w:rPr>
                <w:b/>
                <w:bCs/>
                <w:color w:val="323E4F" w:themeColor="text2" w:themeShade="BF"/>
              </w:rPr>
            </w:pPr>
            <w:r w:rsidRPr="0022732A">
              <w:rPr>
                <w:b/>
                <w:bCs/>
                <w:color w:val="323E4F" w:themeColor="text2" w:themeShade="BF"/>
              </w:rPr>
              <w:t>Changes Name</w:t>
            </w:r>
          </w:p>
        </w:tc>
        <w:tc>
          <w:tcPr>
            <w:tcW w:w="2337" w:type="dxa"/>
          </w:tcPr>
          <w:p w14:paraId="35483958" w14:textId="00563156" w:rsidR="0022732A" w:rsidRPr="0022732A" w:rsidRDefault="0022732A" w:rsidP="0022732A">
            <w:pPr>
              <w:rPr>
                <w:b/>
                <w:bCs/>
                <w:color w:val="323E4F" w:themeColor="text2" w:themeShade="BF"/>
              </w:rPr>
            </w:pPr>
            <w:r w:rsidRPr="0022732A">
              <w:rPr>
                <w:b/>
                <w:bCs/>
                <w:color w:val="323E4F" w:themeColor="text2" w:themeShade="BF"/>
              </w:rPr>
              <w:t>Updated By</w:t>
            </w:r>
          </w:p>
        </w:tc>
        <w:tc>
          <w:tcPr>
            <w:tcW w:w="2338" w:type="dxa"/>
          </w:tcPr>
          <w:p w14:paraId="2ECCC76D" w14:textId="1FFC3981" w:rsidR="0022732A" w:rsidRPr="0022732A" w:rsidRDefault="0022732A" w:rsidP="0022732A">
            <w:pPr>
              <w:rPr>
                <w:b/>
                <w:bCs/>
                <w:color w:val="323E4F" w:themeColor="text2" w:themeShade="BF"/>
              </w:rPr>
            </w:pPr>
            <w:r w:rsidRPr="0022732A">
              <w:rPr>
                <w:b/>
                <w:bCs/>
                <w:color w:val="323E4F" w:themeColor="text2" w:themeShade="BF"/>
              </w:rPr>
              <w:t>Date</w:t>
            </w:r>
          </w:p>
        </w:tc>
        <w:tc>
          <w:tcPr>
            <w:tcW w:w="2338" w:type="dxa"/>
          </w:tcPr>
          <w:p w14:paraId="010B6E01" w14:textId="6858BDD5" w:rsidR="0022732A" w:rsidRPr="0022732A" w:rsidRDefault="0022732A" w:rsidP="0022732A">
            <w:pPr>
              <w:rPr>
                <w:b/>
                <w:bCs/>
                <w:color w:val="323E4F" w:themeColor="text2" w:themeShade="BF"/>
              </w:rPr>
            </w:pPr>
            <w:r w:rsidRPr="0022732A">
              <w:rPr>
                <w:b/>
                <w:bCs/>
                <w:color w:val="323E4F" w:themeColor="text2" w:themeShade="BF"/>
              </w:rPr>
              <w:t>Version</w:t>
            </w:r>
          </w:p>
        </w:tc>
      </w:tr>
      <w:tr w:rsidR="0022732A" w14:paraId="606BEA9A" w14:textId="77777777" w:rsidTr="0022732A">
        <w:tc>
          <w:tcPr>
            <w:tcW w:w="2337" w:type="dxa"/>
          </w:tcPr>
          <w:p w14:paraId="2923B4F7" w14:textId="4524F720" w:rsidR="0022732A" w:rsidRDefault="0009593B" w:rsidP="0022732A">
            <w:r>
              <w:t>New Document</w:t>
            </w:r>
          </w:p>
        </w:tc>
        <w:tc>
          <w:tcPr>
            <w:tcW w:w="2337" w:type="dxa"/>
          </w:tcPr>
          <w:p w14:paraId="59E229A1" w14:textId="54D38F50" w:rsidR="0022732A" w:rsidRDefault="004503BE" w:rsidP="0022732A">
            <w:ins w:id="331" w:author="Sudhanshu Satyam" w:date="2020-08-10T09:15:00Z">
              <w:r>
                <w:t xml:space="preserve">Sudhanshu </w:t>
              </w:r>
            </w:ins>
            <w:del w:id="332" w:author="Sudhanshu Satyam" w:date="2020-08-10T09:15:00Z">
              <w:r w:rsidR="0009593B" w:rsidDel="004503BE">
                <w:delText xml:space="preserve">Harish </w:delText>
              </w:r>
            </w:del>
            <w:ins w:id="333" w:author="Sudhanshu Satyam" w:date="2020-08-10T09:15:00Z">
              <w:r>
                <w:t>Satyam</w:t>
              </w:r>
            </w:ins>
            <w:del w:id="334" w:author="Sudhanshu Satyam" w:date="2020-08-10T09:15:00Z">
              <w:r w:rsidR="0009593B" w:rsidDel="004503BE">
                <w:delText>Kumar</w:delText>
              </w:r>
            </w:del>
          </w:p>
        </w:tc>
        <w:tc>
          <w:tcPr>
            <w:tcW w:w="2338" w:type="dxa"/>
          </w:tcPr>
          <w:p w14:paraId="5463E908" w14:textId="449A91F3" w:rsidR="0022732A" w:rsidRDefault="00177B79" w:rsidP="0022732A">
            <w:r>
              <w:t>2020/</w:t>
            </w:r>
            <w:r w:rsidR="006403D0">
              <w:t>0</w:t>
            </w:r>
            <w:ins w:id="335" w:author="Sudhanshu Satyam" w:date="2020-08-10T09:15:00Z">
              <w:r w:rsidR="004503BE">
                <w:t>8</w:t>
              </w:r>
            </w:ins>
            <w:del w:id="336" w:author="Sudhanshu Satyam" w:date="2020-08-10T09:15:00Z">
              <w:r w:rsidR="006403D0" w:rsidDel="004503BE">
                <w:delText>6</w:delText>
              </w:r>
            </w:del>
            <w:r w:rsidR="006403D0">
              <w:t>/</w:t>
            </w:r>
            <w:ins w:id="337" w:author="Sudhanshu Satyam" w:date="2020-08-10T09:15:00Z">
              <w:r w:rsidR="004503BE">
                <w:t>1</w:t>
              </w:r>
            </w:ins>
            <w:ins w:id="338" w:author="Sudhanshu Satyam" w:date="2020-08-18T17:02:00Z">
              <w:r w:rsidR="007E30DE">
                <w:t>7</w:t>
              </w:r>
            </w:ins>
            <w:del w:id="339" w:author="Sudhanshu Satyam" w:date="2020-08-10T09:15:00Z">
              <w:r w:rsidR="0009593B" w:rsidDel="004503BE">
                <w:delText>25</w:delText>
              </w:r>
            </w:del>
          </w:p>
        </w:tc>
        <w:tc>
          <w:tcPr>
            <w:tcW w:w="2338" w:type="dxa"/>
          </w:tcPr>
          <w:p w14:paraId="17EFAA7B" w14:textId="120E56EB" w:rsidR="0022732A" w:rsidRDefault="0009593B" w:rsidP="0022732A">
            <w:r>
              <w:t>1.0</w:t>
            </w:r>
            <w:ins w:id="340" w:author="Harish Kumar" w:date="2020-07-14T18:34:00Z">
              <w:r w:rsidR="00A50685">
                <w:t>.0</w:t>
              </w:r>
            </w:ins>
          </w:p>
        </w:tc>
      </w:tr>
      <w:tr w:rsidR="0022732A" w14:paraId="2C04C4EB" w14:textId="77777777" w:rsidTr="0022732A">
        <w:tc>
          <w:tcPr>
            <w:tcW w:w="2337" w:type="dxa"/>
          </w:tcPr>
          <w:p w14:paraId="2713FF72" w14:textId="1FB52EF9" w:rsidR="0022732A" w:rsidRDefault="00C51F67" w:rsidP="0022732A">
            <w:ins w:id="341" w:author="anton.vahcic" w:date="2020-07-13T13:23:00Z">
              <w:r>
                <w:t>Revision</w:t>
              </w:r>
            </w:ins>
          </w:p>
        </w:tc>
        <w:tc>
          <w:tcPr>
            <w:tcW w:w="2337" w:type="dxa"/>
          </w:tcPr>
          <w:p w14:paraId="453B88AA" w14:textId="545DE949" w:rsidR="0022732A" w:rsidRDefault="00C51F67" w:rsidP="0022732A">
            <w:ins w:id="342" w:author="anton.vahcic" w:date="2020-07-13T13:23:00Z">
              <w:del w:id="343" w:author="Sudhanshu Satyam" w:date="2020-08-10T09:15:00Z">
                <w:r w:rsidDel="00D661C9">
                  <w:delText>Anton Vahčič</w:delText>
                </w:r>
              </w:del>
            </w:ins>
          </w:p>
        </w:tc>
        <w:tc>
          <w:tcPr>
            <w:tcW w:w="2338" w:type="dxa"/>
          </w:tcPr>
          <w:p w14:paraId="17F6A9D7" w14:textId="41A0E42A" w:rsidR="0022732A" w:rsidRDefault="00C51F67" w:rsidP="0022732A">
            <w:ins w:id="344" w:author="anton.vahcic" w:date="2020-07-13T13:23:00Z">
              <w:del w:id="345" w:author="Sudhanshu Satyam" w:date="2020-08-10T09:15:00Z">
                <w:r w:rsidDel="00D661C9">
                  <w:delText>2020/07/09</w:delText>
                </w:r>
              </w:del>
            </w:ins>
          </w:p>
        </w:tc>
        <w:tc>
          <w:tcPr>
            <w:tcW w:w="2338" w:type="dxa"/>
          </w:tcPr>
          <w:p w14:paraId="6CDE6CE7" w14:textId="31D48937" w:rsidR="0022732A" w:rsidRDefault="00C51F67" w:rsidP="0022732A">
            <w:ins w:id="346" w:author="anton.vahcic" w:date="2020-07-13T13:23:00Z">
              <w:del w:id="347" w:author="Sudhanshu Satyam" w:date="2020-08-10T09:15:00Z">
                <w:r w:rsidDel="00D661C9">
                  <w:delText>1.0.1</w:delText>
                </w:r>
              </w:del>
            </w:ins>
          </w:p>
        </w:tc>
      </w:tr>
      <w:tr w:rsidR="0022732A" w14:paraId="4511910D" w14:textId="77777777" w:rsidTr="0022732A">
        <w:tc>
          <w:tcPr>
            <w:tcW w:w="2337" w:type="dxa"/>
          </w:tcPr>
          <w:p w14:paraId="4E032D88" w14:textId="77777777" w:rsidR="0022732A" w:rsidRDefault="0022732A" w:rsidP="0022732A"/>
        </w:tc>
        <w:tc>
          <w:tcPr>
            <w:tcW w:w="2337" w:type="dxa"/>
          </w:tcPr>
          <w:p w14:paraId="6AF6A327" w14:textId="77777777" w:rsidR="0022732A" w:rsidRDefault="0022732A" w:rsidP="0022732A"/>
        </w:tc>
        <w:tc>
          <w:tcPr>
            <w:tcW w:w="2338" w:type="dxa"/>
          </w:tcPr>
          <w:p w14:paraId="12DE0CD3" w14:textId="77777777" w:rsidR="0022732A" w:rsidRDefault="0022732A" w:rsidP="0022732A"/>
        </w:tc>
        <w:tc>
          <w:tcPr>
            <w:tcW w:w="2338" w:type="dxa"/>
          </w:tcPr>
          <w:p w14:paraId="6B9EC5A7" w14:textId="77777777" w:rsidR="0022732A" w:rsidRDefault="0022732A" w:rsidP="0022732A"/>
        </w:tc>
      </w:tr>
      <w:tr w:rsidR="0022732A" w14:paraId="566589F7" w14:textId="77777777" w:rsidTr="0022732A">
        <w:tc>
          <w:tcPr>
            <w:tcW w:w="2337" w:type="dxa"/>
          </w:tcPr>
          <w:p w14:paraId="4DF68374" w14:textId="77777777" w:rsidR="0022732A" w:rsidRDefault="0022732A" w:rsidP="0022732A"/>
        </w:tc>
        <w:tc>
          <w:tcPr>
            <w:tcW w:w="2337" w:type="dxa"/>
          </w:tcPr>
          <w:p w14:paraId="051DC9EB" w14:textId="77777777" w:rsidR="0022732A" w:rsidRDefault="0022732A" w:rsidP="0022732A"/>
        </w:tc>
        <w:tc>
          <w:tcPr>
            <w:tcW w:w="2338" w:type="dxa"/>
          </w:tcPr>
          <w:p w14:paraId="62D7E881" w14:textId="77777777" w:rsidR="0022732A" w:rsidRDefault="0022732A" w:rsidP="0022732A"/>
        </w:tc>
        <w:tc>
          <w:tcPr>
            <w:tcW w:w="2338" w:type="dxa"/>
          </w:tcPr>
          <w:p w14:paraId="0FFF762E" w14:textId="77777777" w:rsidR="0022732A" w:rsidRDefault="0022732A" w:rsidP="0022732A"/>
        </w:tc>
      </w:tr>
    </w:tbl>
    <w:p w14:paraId="2D6ED431" w14:textId="77777777" w:rsidR="0022732A" w:rsidRPr="0022732A" w:rsidRDefault="0022732A" w:rsidP="0022732A"/>
    <w:p w14:paraId="6E77B349" w14:textId="0313B4B5" w:rsidR="0087638C" w:rsidRDefault="0087638C" w:rsidP="0087638C">
      <w:pPr>
        <w:rPr>
          <w:rFonts w:cstheme="minorHAnsi"/>
          <w:sz w:val="24"/>
          <w:szCs w:val="24"/>
        </w:rPr>
      </w:pPr>
    </w:p>
    <w:p w14:paraId="68567E78" w14:textId="1AEE9834" w:rsidR="00110B3E" w:rsidRDefault="00110B3E" w:rsidP="00EA2ED5">
      <w:pPr>
        <w:pStyle w:val="Heading1"/>
      </w:pPr>
      <w:bookmarkStart w:id="348" w:name="_Toc48811274"/>
      <w:r w:rsidRPr="008D7ABC">
        <w:t>Prerequisites</w:t>
      </w:r>
      <w:r w:rsidRPr="00110B3E">
        <w:t>:</w:t>
      </w:r>
      <w:bookmarkEnd w:id="348"/>
    </w:p>
    <w:p w14:paraId="4E51CF5B" w14:textId="684639DD" w:rsidR="007F2F3B" w:rsidRDefault="007F2F3B" w:rsidP="007F2F3B">
      <w:pPr>
        <w:rPr>
          <w:ins w:id="349" w:author="Sudhanshu Satyam" w:date="2020-08-18T17:03:00Z"/>
          <w:rFonts w:cstheme="minorHAnsi"/>
          <w:sz w:val="24"/>
          <w:szCs w:val="24"/>
        </w:rPr>
      </w:pPr>
      <w:r w:rsidRPr="007F2F3B">
        <w:rPr>
          <w:rFonts w:cstheme="minorHAnsi"/>
          <w:sz w:val="24"/>
          <w:szCs w:val="24"/>
        </w:rPr>
        <w:t>The</w:t>
      </w:r>
      <w:ins w:id="350" w:author="Sudhanshu Satyam" w:date="2020-08-25T14:20:00Z">
        <w:r w:rsidR="00053364">
          <w:rPr>
            <w:rFonts w:cstheme="minorHAnsi"/>
            <w:sz w:val="24"/>
            <w:szCs w:val="24"/>
          </w:rPr>
          <w:t xml:space="preserve">se are the </w:t>
        </w:r>
      </w:ins>
      <w:del w:id="351" w:author="Sudhanshu Satyam" w:date="2020-08-25T14:20:00Z">
        <w:r w:rsidRPr="007F2F3B" w:rsidDel="00053364">
          <w:rPr>
            <w:rFonts w:cstheme="minorHAnsi"/>
            <w:sz w:val="24"/>
            <w:szCs w:val="24"/>
          </w:rPr>
          <w:delText xml:space="preserve">re </w:delText>
        </w:r>
        <w:r w:rsidR="00A7567E" w:rsidRPr="007F2F3B" w:rsidDel="00053364">
          <w:rPr>
            <w:rFonts w:cstheme="minorHAnsi"/>
            <w:sz w:val="24"/>
            <w:szCs w:val="24"/>
          </w:rPr>
          <w:delText>is</w:delText>
        </w:r>
        <w:r w:rsidRPr="007F2F3B" w:rsidDel="00053364">
          <w:rPr>
            <w:rFonts w:cstheme="minorHAnsi"/>
            <w:sz w:val="24"/>
            <w:szCs w:val="24"/>
          </w:rPr>
          <w:delText xml:space="preserve"> some </w:delText>
        </w:r>
      </w:del>
      <w:r w:rsidRPr="007F2F3B">
        <w:rPr>
          <w:rFonts w:cstheme="minorHAnsi"/>
          <w:sz w:val="24"/>
          <w:szCs w:val="24"/>
        </w:rPr>
        <w:t>software</w:t>
      </w:r>
      <w:ins w:id="352" w:author="Sudhanshu Satyam" w:date="2020-08-25T14:20:00Z">
        <w:r w:rsidR="00053364">
          <w:rPr>
            <w:rFonts w:cstheme="minorHAnsi"/>
            <w:sz w:val="24"/>
            <w:szCs w:val="24"/>
          </w:rPr>
          <w:t>s</w:t>
        </w:r>
      </w:ins>
      <w:r>
        <w:rPr>
          <w:rFonts w:cstheme="minorHAnsi"/>
          <w:sz w:val="24"/>
          <w:szCs w:val="24"/>
        </w:rPr>
        <w:t xml:space="preserve"> </w:t>
      </w:r>
      <w:del w:id="353" w:author="Sudhanshu Satyam" w:date="2020-08-25T14:20:00Z">
        <w:r w:rsidDel="00053364">
          <w:rPr>
            <w:rFonts w:cstheme="minorHAnsi"/>
            <w:sz w:val="24"/>
            <w:szCs w:val="24"/>
          </w:rPr>
          <w:delText>which sh</w:delText>
        </w:r>
      </w:del>
      <w:ins w:id="354" w:author="Sudhanshu Satyam" w:date="2020-08-25T14:20:00Z">
        <w:r w:rsidR="00053364">
          <w:rPr>
            <w:rFonts w:cstheme="minorHAnsi"/>
            <w:sz w:val="24"/>
            <w:szCs w:val="24"/>
          </w:rPr>
          <w:t xml:space="preserve">required to </w:t>
        </w:r>
      </w:ins>
      <w:del w:id="355" w:author="Sudhanshu Satyam" w:date="2020-08-25T14:20:00Z">
        <w:r w:rsidDel="00053364">
          <w:rPr>
            <w:rFonts w:cstheme="minorHAnsi"/>
            <w:sz w:val="24"/>
            <w:szCs w:val="24"/>
          </w:rPr>
          <w:delText xml:space="preserve">ould be </w:delText>
        </w:r>
      </w:del>
      <w:r>
        <w:rPr>
          <w:rFonts w:cstheme="minorHAnsi"/>
          <w:sz w:val="24"/>
          <w:szCs w:val="24"/>
        </w:rPr>
        <w:t xml:space="preserve">installed on local machine before </w:t>
      </w:r>
      <w:del w:id="356" w:author="Sudhanshu Satyam" w:date="2020-08-25T14:20:00Z">
        <w:r w:rsidDel="00053364">
          <w:rPr>
            <w:rFonts w:cstheme="minorHAnsi"/>
            <w:sz w:val="24"/>
            <w:szCs w:val="24"/>
          </w:rPr>
          <w:delText xml:space="preserve">creating </w:delText>
        </w:r>
      </w:del>
      <w:ins w:id="357" w:author="Sudhanshu Satyam" w:date="2020-08-25T14:20:00Z">
        <w:r w:rsidR="00053364">
          <w:rPr>
            <w:rFonts w:cstheme="minorHAnsi"/>
            <w:sz w:val="24"/>
            <w:szCs w:val="24"/>
          </w:rPr>
          <w:t>starting with</w:t>
        </w:r>
      </w:ins>
      <w:ins w:id="358" w:author="Sudhanshu Satyam" w:date="2020-08-25T14:21:00Z">
        <w:r w:rsidR="00053364">
          <w:rPr>
            <w:rFonts w:cstheme="minorHAnsi"/>
            <w:sz w:val="24"/>
            <w:szCs w:val="24"/>
          </w:rPr>
          <w:t xml:space="preserve"> the</w:t>
        </w:r>
      </w:ins>
      <w:del w:id="359" w:author="Sudhanshu Satyam" w:date="2020-08-25T14:21:00Z">
        <w:r w:rsidDel="00053364">
          <w:rPr>
            <w:rFonts w:cstheme="minorHAnsi"/>
            <w:sz w:val="24"/>
            <w:szCs w:val="24"/>
          </w:rPr>
          <w:delText>an</w:delText>
        </w:r>
      </w:del>
      <w:bookmarkStart w:id="360" w:name="_GoBack"/>
      <w:bookmarkEnd w:id="360"/>
      <w:r>
        <w:rPr>
          <w:rFonts w:cstheme="minorHAnsi"/>
          <w:sz w:val="24"/>
          <w:szCs w:val="24"/>
        </w:rPr>
        <w:t xml:space="preserve"> </w:t>
      </w:r>
      <w:r w:rsidR="00A7567E">
        <w:rPr>
          <w:rFonts w:cstheme="minorHAnsi"/>
          <w:sz w:val="24"/>
          <w:szCs w:val="24"/>
        </w:rPr>
        <w:t>application</w:t>
      </w:r>
      <w:r>
        <w:rPr>
          <w:rFonts w:cstheme="minorHAnsi"/>
          <w:sz w:val="24"/>
          <w:szCs w:val="24"/>
        </w:rPr>
        <w:t xml:space="preserve">. </w:t>
      </w:r>
    </w:p>
    <w:p w14:paraId="5074100A" w14:textId="33ACFC16" w:rsidR="006B78E6" w:rsidRPr="007F2F3B" w:rsidRDefault="006B78E6" w:rsidP="007F2F3B">
      <w:pPr>
        <w:rPr>
          <w:rFonts w:cstheme="minorHAnsi"/>
          <w:sz w:val="24"/>
          <w:szCs w:val="24"/>
        </w:rPr>
      </w:pPr>
      <w:ins w:id="361" w:author="Sudhanshu Satyam" w:date="2020-08-18T17:03:00Z">
        <w:r>
          <w:rPr>
            <w:rFonts w:cstheme="minorHAnsi"/>
            <w:sz w:val="24"/>
            <w:szCs w:val="24"/>
          </w:rPr>
          <w:t xml:space="preserve">             Visual Studio Code</w:t>
        </w:r>
      </w:ins>
    </w:p>
    <w:p w14:paraId="593EAD57" w14:textId="3EDA5D71" w:rsidR="00110B3E" w:rsidRPr="00110B3E" w:rsidDel="006B78E6" w:rsidRDefault="006B78E6" w:rsidP="00615E44">
      <w:pPr>
        <w:ind w:left="720"/>
        <w:rPr>
          <w:del w:id="362" w:author="Sudhanshu Satyam" w:date="2020-08-18T17:03:00Z"/>
          <w:rFonts w:cstheme="minorHAnsi"/>
          <w:sz w:val="24"/>
          <w:szCs w:val="24"/>
        </w:rPr>
      </w:pPr>
      <w:ins w:id="363" w:author="Sudhanshu Satyam" w:date="2020-08-18T17:02:00Z">
        <w:r>
          <w:rPr>
            <w:rFonts w:cstheme="minorHAnsi"/>
            <w:sz w:val="24"/>
            <w:szCs w:val="24"/>
          </w:rPr>
          <w:t xml:space="preserve">Python 3.5 </w:t>
        </w:r>
      </w:ins>
      <w:ins w:id="364" w:author="Sudhanshu Satyam" w:date="2020-08-18T17:03:00Z">
        <w:r>
          <w:rPr>
            <w:rFonts w:cstheme="minorHAnsi"/>
            <w:sz w:val="24"/>
            <w:szCs w:val="24"/>
          </w:rPr>
          <w:t>or above</w:t>
        </w:r>
      </w:ins>
      <w:del w:id="365" w:author="Sudhanshu Satyam" w:date="2020-08-18T17:02:00Z">
        <w:r w:rsidR="00110B3E" w:rsidRPr="00110B3E" w:rsidDel="006B78E6">
          <w:rPr>
            <w:rFonts w:cstheme="minorHAnsi"/>
            <w:sz w:val="24"/>
            <w:szCs w:val="24"/>
          </w:rPr>
          <w:delText>Spring Tools Suite (STS)</w:delText>
        </w:r>
      </w:del>
    </w:p>
    <w:p w14:paraId="548CC416" w14:textId="6CE035B4" w:rsidR="00110B3E" w:rsidRPr="00110B3E" w:rsidRDefault="00110B3E">
      <w:pPr>
        <w:ind w:left="720"/>
        <w:rPr>
          <w:rFonts w:cstheme="minorHAnsi"/>
          <w:sz w:val="24"/>
          <w:szCs w:val="24"/>
        </w:rPr>
      </w:pPr>
      <w:del w:id="366" w:author="Sudhanshu Satyam" w:date="2020-08-18T17:03:00Z">
        <w:r w:rsidRPr="00110B3E" w:rsidDel="006B78E6">
          <w:rPr>
            <w:rFonts w:cstheme="minorHAnsi"/>
            <w:sz w:val="24"/>
            <w:szCs w:val="24"/>
          </w:rPr>
          <w:delText>Java 1.8 or above</w:delText>
        </w:r>
        <w:r w:rsidR="00FA7AA3" w:rsidDel="006B78E6">
          <w:rPr>
            <w:rFonts w:cstheme="minorHAnsi"/>
            <w:sz w:val="24"/>
            <w:szCs w:val="24"/>
          </w:rPr>
          <w:delText xml:space="preserve"> </w:delText>
        </w:r>
      </w:del>
    </w:p>
    <w:p w14:paraId="260842BC" w14:textId="1F2D7063" w:rsidR="00110B3E" w:rsidRDefault="006B78E6" w:rsidP="00615E44">
      <w:pPr>
        <w:ind w:left="720"/>
        <w:rPr>
          <w:ins w:id="367" w:author="Sudhanshu Satyam" w:date="2020-08-18T17:04:00Z"/>
          <w:rFonts w:cstheme="minorHAnsi"/>
          <w:sz w:val="24"/>
          <w:szCs w:val="24"/>
        </w:rPr>
      </w:pPr>
      <w:ins w:id="368" w:author="Sudhanshu Satyam" w:date="2020-08-18T17:04:00Z">
        <w:r>
          <w:rPr>
            <w:rFonts w:cstheme="minorHAnsi"/>
            <w:sz w:val="24"/>
            <w:szCs w:val="24"/>
          </w:rPr>
          <w:t>Flask 1.1.2</w:t>
        </w:r>
      </w:ins>
      <w:del w:id="369" w:author="Sudhanshu Satyam" w:date="2020-08-18T17:04:00Z">
        <w:r w:rsidR="00110B3E" w:rsidRPr="00110B3E" w:rsidDel="006B78E6">
          <w:rPr>
            <w:rFonts w:cstheme="minorHAnsi"/>
            <w:sz w:val="24"/>
            <w:szCs w:val="24"/>
          </w:rPr>
          <w:delText>Apache Maven 3.5 or above</w:delText>
        </w:r>
      </w:del>
    </w:p>
    <w:p w14:paraId="2D3D4ECC" w14:textId="35792896" w:rsidR="006B78E6" w:rsidRDefault="006B78E6" w:rsidP="00615E44">
      <w:pPr>
        <w:ind w:left="720"/>
        <w:rPr>
          <w:ins w:id="370" w:author="Sudhanshu Satyam" w:date="2020-08-18T17:04:00Z"/>
          <w:rFonts w:cstheme="minorHAnsi"/>
          <w:sz w:val="24"/>
          <w:szCs w:val="24"/>
        </w:rPr>
      </w:pPr>
      <w:ins w:id="371" w:author="Sudhanshu Satyam" w:date="2020-08-18T17:04:00Z">
        <w:r>
          <w:rPr>
            <w:rFonts w:cstheme="minorHAnsi"/>
            <w:sz w:val="24"/>
            <w:szCs w:val="24"/>
          </w:rPr>
          <w:t>Flask-Restful 0.3.8</w:t>
        </w:r>
      </w:ins>
    </w:p>
    <w:p w14:paraId="0416D657" w14:textId="41A689CA" w:rsidR="006B78E6" w:rsidRDefault="006B78E6" w:rsidP="00615E44">
      <w:pPr>
        <w:ind w:left="720"/>
        <w:rPr>
          <w:ins w:id="372" w:author="Sudhanshu Satyam" w:date="2020-08-18T17:05:00Z"/>
          <w:rFonts w:cstheme="minorHAnsi"/>
          <w:sz w:val="24"/>
          <w:szCs w:val="24"/>
        </w:rPr>
      </w:pPr>
      <w:ins w:id="373" w:author="Sudhanshu Satyam" w:date="2020-08-18T17:04:00Z">
        <w:r>
          <w:rPr>
            <w:rFonts w:cstheme="minorHAnsi"/>
            <w:sz w:val="24"/>
            <w:szCs w:val="24"/>
          </w:rPr>
          <w:t>Flask-JWT 0</w:t>
        </w:r>
      </w:ins>
      <w:ins w:id="374" w:author="Sudhanshu Satyam" w:date="2020-08-18T17:05:00Z">
        <w:r>
          <w:rPr>
            <w:rFonts w:cstheme="minorHAnsi"/>
            <w:sz w:val="24"/>
            <w:szCs w:val="24"/>
          </w:rPr>
          <w:t>.3.2</w:t>
        </w:r>
      </w:ins>
    </w:p>
    <w:p w14:paraId="2D00E100" w14:textId="11A73B26" w:rsidR="006B78E6" w:rsidRDefault="006B78E6" w:rsidP="00615E44">
      <w:pPr>
        <w:ind w:left="720"/>
        <w:rPr>
          <w:ins w:id="375" w:author="Sudhanshu Satyam" w:date="2020-08-18T17:05:00Z"/>
          <w:rFonts w:cstheme="minorHAnsi"/>
          <w:sz w:val="24"/>
          <w:szCs w:val="24"/>
        </w:rPr>
      </w:pPr>
      <w:ins w:id="376" w:author="Sudhanshu Satyam" w:date="2020-08-18T17:05:00Z">
        <w:r>
          <w:rPr>
            <w:rFonts w:cstheme="minorHAnsi"/>
            <w:sz w:val="24"/>
            <w:szCs w:val="24"/>
          </w:rPr>
          <w:t>Mongo Engine 0.20.0</w:t>
        </w:r>
      </w:ins>
    </w:p>
    <w:p w14:paraId="5794CF1C" w14:textId="6F7379D2" w:rsidR="00AF15DA" w:rsidRDefault="00A406F7" w:rsidP="00615E44">
      <w:pPr>
        <w:ind w:left="720"/>
        <w:rPr>
          <w:rFonts w:cstheme="minorHAnsi"/>
          <w:sz w:val="24"/>
          <w:szCs w:val="24"/>
        </w:rPr>
      </w:pPr>
      <w:ins w:id="377" w:author="Sudhanshu Satyam" w:date="2020-08-18T17:07:00Z">
        <w:r>
          <w:rPr>
            <w:rFonts w:cstheme="minorHAnsi"/>
            <w:sz w:val="24"/>
            <w:szCs w:val="24"/>
          </w:rPr>
          <w:t>p</w:t>
        </w:r>
      </w:ins>
      <w:ins w:id="378" w:author="Sudhanshu Satyam" w:date="2020-08-18T17:05:00Z">
        <w:r w:rsidR="00AF15DA">
          <w:rPr>
            <w:rFonts w:cstheme="minorHAnsi"/>
            <w:sz w:val="24"/>
            <w:szCs w:val="24"/>
          </w:rPr>
          <w:t>ymongo 3.11.0</w:t>
        </w:r>
      </w:ins>
    </w:p>
    <w:p w14:paraId="794BA874" w14:textId="5B147B0B" w:rsidR="00FA7AA3" w:rsidRDefault="00580E5A" w:rsidP="00615E44">
      <w:pPr>
        <w:ind w:left="720"/>
        <w:rPr>
          <w:rFonts w:cstheme="minorHAnsi"/>
          <w:sz w:val="24"/>
          <w:szCs w:val="24"/>
        </w:rPr>
      </w:pPr>
      <w:ins w:id="379" w:author="Sudhanshu Satyam" w:date="2020-08-10T09:15:00Z">
        <w:r>
          <w:rPr>
            <w:rFonts w:cstheme="minorHAnsi"/>
            <w:sz w:val="24"/>
            <w:szCs w:val="24"/>
          </w:rPr>
          <w:t>Post</w:t>
        </w:r>
      </w:ins>
      <w:ins w:id="380" w:author="Sudhanshu Satyam" w:date="2020-08-10T09:16:00Z">
        <w:r>
          <w:rPr>
            <w:rFonts w:cstheme="minorHAnsi"/>
            <w:sz w:val="24"/>
            <w:szCs w:val="24"/>
          </w:rPr>
          <w:t>man</w:t>
        </w:r>
      </w:ins>
      <w:del w:id="381" w:author="Sudhanshu Satyam" w:date="2020-08-10T09:15:00Z">
        <w:r w:rsidR="00FA7AA3" w:rsidDel="00580E5A">
          <w:rPr>
            <w:rFonts w:cstheme="minorHAnsi"/>
            <w:sz w:val="24"/>
            <w:szCs w:val="24"/>
          </w:rPr>
          <w:delText>Soap UI</w:delText>
        </w:r>
      </w:del>
    </w:p>
    <w:p w14:paraId="20B380D5" w14:textId="40A4AE94" w:rsidR="00615E44" w:rsidRDefault="00EA2ED5" w:rsidP="00EA2ED5">
      <w:pPr>
        <w:pStyle w:val="Heading1"/>
      </w:pPr>
      <w:del w:id="382" w:author="Sudhanshu Satyam" w:date="2020-08-10T11:17:00Z">
        <w:r w:rsidDel="00A766D4">
          <w:delText>S</w:delText>
        </w:r>
      </w:del>
      <w:del w:id="383" w:author="Sudhanshu Satyam" w:date="2020-08-10T11:16:00Z">
        <w:r w:rsidDel="00A766D4">
          <w:delText>tep</w:delText>
        </w:r>
      </w:del>
      <w:del w:id="384" w:author="Sudhanshu Satyam" w:date="2020-08-10T11:13:00Z">
        <w:r w:rsidDel="001C2EF8">
          <w:delText xml:space="preserve">s to </w:delText>
        </w:r>
      </w:del>
      <w:del w:id="385" w:author="Sudhanshu Satyam" w:date="2020-08-18T17:07:00Z">
        <w:r w:rsidDel="00E82462">
          <w:delText xml:space="preserve">Create </w:delText>
        </w:r>
      </w:del>
      <w:bookmarkStart w:id="386" w:name="_Toc48811275"/>
      <w:ins w:id="387" w:author="Sudhanshu Satyam" w:date="2020-08-20T09:49:00Z">
        <w:r w:rsidR="00DC7C9B">
          <w:t>P</w:t>
        </w:r>
      </w:ins>
      <w:ins w:id="388" w:author="Sudhanshu Satyam" w:date="2020-08-18T17:08:00Z">
        <w:r w:rsidR="00E82462">
          <w:t>roject specific dependenc</w:t>
        </w:r>
      </w:ins>
      <w:ins w:id="389" w:author="Sudhanshu Satyam" w:date="2020-08-20T09:49:00Z">
        <w:r w:rsidR="00175938">
          <w:t>ies</w:t>
        </w:r>
      </w:ins>
      <w:del w:id="390" w:author="Sudhanshu Satyam" w:date="2020-08-18T17:07:00Z">
        <w:r w:rsidDel="00E82462">
          <w:delText>Project</w:delText>
        </w:r>
      </w:del>
      <w:r>
        <w:t>:</w:t>
      </w:r>
      <w:bookmarkEnd w:id="386"/>
    </w:p>
    <w:p w14:paraId="51934C30" w14:textId="45B47E73" w:rsidR="00615E44" w:rsidRPr="00EA2ED5" w:rsidRDefault="00615E44" w:rsidP="00EA2ED5">
      <w:pPr>
        <w:pStyle w:val="Heading2"/>
        <w:numPr>
          <w:ilvl w:val="0"/>
          <w:numId w:val="3"/>
        </w:numPr>
      </w:pPr>
      <w:bookmarkStart w:id="391" w:name="_Toc48811276"/>
      <w:r w:rsidRPr="00EA2ED5">
        <w:t xml:space="preserve">Create </w:t>
      </w:r>
      <w:ins w:id="392" w:author="Sudhanshu Satyam" w:date="2020-08-18T17:15:00Z">
        <w:r w:rsidR="001A100D">
          <w:t xml:space="preserve">a </w:t>
        </w:r>
      </w:ins>
      <w:ins w:id="393" w:author="Sudhanshu Satyam" w:date="2020-08-18T17:10:00Z">
        <w:r w:rsidR="00E82462">
          <w:t>new directo</w:t>
        </w:r>
      </w:ins>
      <w:ins w:id="394" w:author="Sudhanshu Satyam" w:date="2020-08-18T17:11:00Z">
        <w:r w:rsidR="00E82462">
          <w:t xml:space="preserve">ry and </w:t>
        </w:r>
      </w:ins>
      <w:ins w:id="395" w:author="Sudhanshu Satyam" w:date="2020-08-18T17:12:00Z">
        <w:r w:rsidR="00E82462">
          <w:t xml:space="preserve">installation </w:t>
        </w:r>
      </w:ins>
      <w:ins w:id="396" w:author="Sudhanshu Satyam" w:date="2020-08-18T17:11:00Z">
        <w:r w:rsidR="00E82462">
          <w:t>file in VS code</w:t>
        </w:r>
      </w:ins>
      <w:bookmarkEnd w:id="391"/>
      <w:del w:id="397" w:author="Sudhanshu Satyam" w:date="2020-08-18T17:10:00Z">
        <w:r w:rsidRPr="00EA2ED5" w:rsidDel="00E82462">
          <w:delText xml:space="preserve">a </w:delText>
        </w:r>
      </w:del>
      <w:del w:id="398" w:author="Sudhanshu Satyam" w:date="2020-08-10T09:30:00Z">
        <w:r w:rsidRPr="00EA2ED5" w:rsidDel="00243DF9">
          <w:delText xml:space="preserve">Maven Web </w:delText>
        </w:r>
      </w:del>
      <w:del w:id="399" w:author="Sudhanshu Satyam" w:date="2020-08-18T17:08:00Z">
        <w:r w:rsidRPr="00EA2ED5" w:rsidDel="00E82462">
          <w:delText>Project</w:delText>
        </w:r>
      </w:del>
    </w:p>
    <w:p w14:paraId="69B95065" w14:textId="77777777" w:rsidR="001A100D" w:rsidRDefault="00615E44" w:rsidP="001A100D">
      <w:pPr>
        <w:pStyle w:val="ListParagraph"/>
        <w:rPr>
          <w:ins w:id="400" w:author="Sudhanshu Satyam" w:date="2020-08-18T17:16:00Z"/>
          <w:rFonts w:cstheme="minorHAnsi"/>
          <w:sz w:val="24"/>
          <w:szCs w:val="24"/>
        </w:rPr>
      </w:pPr>
      <w:r>
        <w:rPr>
          <w:rFonts w:cstheme="minorHAnsi"/>
          <w:sz w:val="24"/>
          <w:szCs w:val="24"/>
        </w:rPr>
        <w:t xml:space="preserve">Create a </w:t>
      </w:r>
      <w:ins w:id="401" w:author="Sudhanshu Satyam" w:date="2020-08-18T17:11:00Z">
        <w:r w:rsidR="00E82462">
          <w:rPr>
            <w:rFonts w:cstheme="minorHAnsi"/>
            <w:sz w:val="24"/>
            <w:szCs w:val="24"/>
          </w:rPr>
          <w:t xml:space="preserve">new directory </w:t>
        </w:r>
      </w:ins>
      <w:del w:id="402" w:author="Sudhanshu Satyam" w:date="2020-08-10T09:21:00Z">
        <w:r w:rsidR="009C43C9" w:rsidDel="00527F16">
          <w:rPr>
            <w:rFonts w:cstheme="minorHAnsi"/>
            <w:sz w:val="24"/>
            <w:szCs w:val="24"/>
          </w:rPr>
          <w:delText>Spring Starter Project</w:delText>
        </w:r>
      </w:del>
      <w:del w:id="403" w:author="Sudhanshu Satyam" w:date="2020-08-18T17:11:00Z">
        <w:r w:rsidDel="00E82462">
          <w:rPr>
            <w:rFonts w:cstheme="minorHAnsi"/>
            <w:sz w:val="24"/>
            <w:szCs w:val="24"/>
          </w:rPr>
          <w:delText xml:space="preserve"> </w:delText>
        </w:r>
      </w:del>
      <w:r>
        <w:rPr>
          <w:rFonts w:cstheme="minorHAnsi"/>
          <w:sz w:val="24"/>
          <w:szCs w:val="24"/>
        </w:rPr>
        <w:t>and name you</w:t>
      </w:r>
      <w:ins w:id="404" w:author="Sudhanshu Satyam" w:date="2020-08-18T17:11:00Z">
        <w:r w:rsidR="00E82462">
          <w:rPr>
            <w:rFonts w:cstheme="minorHAnsi"/>
            <w:sz w:val="24"/>
            <w:szCs w:val="24"/>
          </w:rPr>
          <w:t>r</w:t>
        </w:r>
      </w:ins>
      <w:del w:id="405" w:author="Sudhanshu Satyam" w:date="2020-08-18T17:11:00Z">
        <w:r w:rsidDel="00E82462">
          <w:rPr>
            <w:rFonts w:cstheme="minorHAnsi"/>
            <w:sz w:val="24"/>
            <w:szCs w:val="24"/>
          </w:rPr>
          <w:delText xml:space="preserve">r project </w:delText>
        </w:r>
      </w:del>
      <w:ins w:id="406" w:author="Sudhanshu Satyam" w:date="2020-08-18T17:11:00Z">
        <w:r w:rsidR="00E82462">
          <w:rPr>
            <w:rFonts w:cstheme="minorHAnsi"/>
            <w:sz w:val="24"/>
            <w:szCs w:val="24"/>
          </w:rPr>
          <w:t xml:space="preserve"> directory </w:t>
        </w:r>
      </w:ins>
      <w:ins w:id="407" w:author="Sudhanshu Satyam" w:date="2020-08-18T17:12:00Z">
        <w:r w:rsidR="00E82462">
          <w:rPr>
            <w:rFonts w:cstheme="minorHAnsi"/>
            <w:sz w:val="24"/>
            <w:szCs w:val="24"/>
          </w:rPr>
          <w:t xml:space="preserve">as </w:t>
        </w:r>
      </w:ins>
      <w:ins w:id="408" w:author="Sudhanshu Satyam" w:date="2020-08-18T17:13:00Z">
        <w:r w:rsidR="00E82462">
          <w:rPr>
            <w:rFonts w:cstheme="minorHAnsi"/>
            <w:sz w:val="24"/>
            <w:szCs w:val="24"/>
          </w:rPr>
          <w:t>‘</w:t>
        </w:r>
      </w:ins>
      <w:ins w:id="409" w:author="Sudhanshu Satyam" w:date="2020-08-18T17:12:00Z">
        <w:r w:rsidR="00E82462">
          <w:rPr>
            <w:rFonts w:cstheme="minorHAnsi"/>
            <w:sz w:val="24"/>
            <w:szCs w:val="24"/>
          </w:rPr>
          <w:t>mvs-oss-app</w:t>
        </w:r>
      </w:ins>
      <w:ins w:id="410" w:author="Sudhanshu Satyam" w:date="2020-08-18T17:13:00Z">
        <w:r w:rsidR="00E82462">
          <w:rPr>
            <w:rFonts w:cstheme="minorHAnsi"/>
            <w:sz w:val="24"/>
            <w:szCs w:val="24"/>
          </w:rPr>
          <w:t>’</w:t>
        </w:r>
      </w:ins>
      <w:ins w:id="411" w:author="Sudhanshu Satyam" w:date="2020-08-18T17:12:00Z">
        <w:r w:rsidR="00E82462">
          <w:rPr>
            <w:rFonts w:cstheme="minorHAnsi"/>
            <w:sz w:val="24"/>
            <w:szCs w:val="24"/>
          </w:rPr>
          <w:t xml:space="preserve"> and create new text file and name </w:t>
        </w:r>
      </w:ins>
      <w:ins w:id="412" w:author="Sudhanshu Satyam" w:date="2020-08-18T17:13:00Z">
        <w:r w:rsidR="00E82462">
          <w:rPr>
            <w:rFonts w:cstheme="minorHAnsi"/>
            <w:sz w:val="24"/>
            <w:szCs w:val="24"/>
          </w:rPr>
          <w:t>it</w:t>
        </w:r>
      </w:ins>
      <w:ins w:id="413" w:author="Sudhanshu Satyam" w:date="2020-08-18T17:12:00Z">
        <w:r w:rsidR="00E82462">
          <w:rPr>
            <w:rFonts w:cstheme="minorHAnsi"/>
            <w:sz w:val="24"/>
            <w:szCs w:val="24"/>
          </w:rPr>
          <w:t xml:space="preserve"> as </w:t>
        </w:r>
      </w:ins>
      <w:ins w:id="414" w:author="Sudhanshu Satyam" w:date="2020-08-18T17:13:00Z">
        <w:r w:rsidR="00E82462">
          <w:rPr>
            <w:rFonts w:cstheme="minorHAnsi"/>
            <w:sz w:val="24"/>
            <w:szCs w:val="24"/>
          </w:rPr>
          <w:t>‘</w:t>
        </w:r>
      </w:ins>
      <w:ins w:id="415" w:author="Sudhanshu Satyam" w:date="2020-08-18T17:12:00Z">
        <w:r w:rsidR="00E82462">
          <w:rPr>
            <w:rFonts w:cstheme="minorHAnsi"/>
            <w:sz w:val="24"/>
            <w:szCs w:val="24"/>
          </w:rPr>
          <w:t>requirements.tx</w:t>
        </w:r>
      </w:ins>
      <w:ins w:id="416" w:author="Sudhanshu Satyam" w:date="2020-08-18T17:13:00Z">
        <w:r w:rsidR="00E82462">
          <w:rPr>
            <w:rFonts w:cstheme="minorHAnsi"/>
            <w:sz w:val="24"/>
            <w:szCs w:val="24"/>
          </w:rPr>
          <w:t>t’</w:t>
        </w:r>
      </w:ins>
      <w:ins w:id="417" w:author="Sudhanshu Satyam" w:date="2020-08-18T17:11:00Z">
        <w:r w:rsidR="00E82462">
          <w:rPr>
            <w:rFonts w:cstheme="minorHAnsi"/>
            <w:sz w:val="24"/>
            <w:szCs w:val="24"/>
          </w:rPr>
          <w:t xml:space="preserve"> </w:t>
        </w:r>
      </w:ins>
      <w:del w:id="418" w:author="Sudhanshu Satyam" w:date="2020-08-10T09:19:00Z">
        <w:r w:rsidDel="00AD10A0">
          <w:rPr>
            <w:rFonts w:cstheme="minorHAnsi"/>
            <w:sz w:val="24"/>
            <w:szCs w:val="24"/>
          </w:rPr>
          <w:delText>SpringRestProject</w:delText>
        </w:r>
      </w:del>
      <w:ins w:id="419" w:author="Sudhanshu Satyam" w:date="2020-08-10T09:20:00Z">
        <w:r w:rsidR="00527F16">
          <w:rPr>
            <w:rFonts w:cstheme="minorHAnsi"/>
            <w:sz w:val="24"/>
            <w:szCs w:val="24"/>
          </w:rPr>
          <w:t xml:space="preserve">. </w:t>
        </w:r>
      </w:ins>
      <w:ins w:id="420" w:author="Sudhanshu Satyam" w:date="2020-08-18T17:13:00Z">
        <w:r w:rsidR="00E82462">
          <w:rPr>
            <w:rFonts w:cstheme="minorHAnsi"/>
            <w:sz w:val="24"/>
            <w:szCs w:val="24"/>
          </w:rPr>
          <w:t xml:space="preserve"> </w:t>
        </w:r>
      </w:ins>
    </w:p>
    <w:p w14:paraId="6DAE6B91" w14:textId="3863DA45" w:rsidR="00615E44" w:rsidDel="001A100D" w:rsidRDefault="00E82462">
      <w:pPr>
        <w:pStyle w:val="ListParagraph"/>
        <w:rPr>
          <w:del w:id="421" w:author="Sudhanshu Satyam" w:date="2020-08-18T17:15:00Z"/>
          <w:rFonts w:cstheme="minorHAnsi"/>
          <w:sz w:val="24"/>
          <w:szCs w:val="24"/>
        </w:rPr>
      </w:pPr>
      <w:ins w:id="422" w:author="Sudhanshu Satyam" w:date="2020-08-18T17:13:00Z">
        <w:r>
          <w:rPr>
            <w:rFonts w:cstheme="minorHAnsi"/>
            <w:sz w:val="24"/>
            <w:szCs w:val="24"/>
          </w:rPr>
          <w:lastRenderedPageBreak/>
          <w:t xml:space="preserve">Add all the </w:t>
        </w:r>
      </w:ins>
      <w:ins w:id="423" w:author="Sudhanshu Satyam" w:date="2020-08-18T17:14:00Z">
        <w:r>
          <w:rPr>
            <w:rFonts w:cstheme="minorHAnsi"/>
            <w:sz w:val="24"/>
            <w:szCs w:val="24"/>
          </w:rPr>
          <w:t>required dependencies needed for your application in this text file as shown in screen</w:t>
        </w:r>
      </w:ins>
      <w:ins w:id="424" w:author="Sudhanshu Satyam" w:date="2020-08-18T17:15:00Z">
        <w:r>
          <w:rPr>
            <w:rFonts w:cstheme="minorHAnsi"/>
            <w:sz w:val="24"/>
            <w:szCs w:val="24"/>
          </w:rPr>
          <w:t>shot :</w:t>
        </w:r>
      </w:ins>
    </w:p>
    <w:p w14:paraId="71B0454D" w14:textId="276540E6" w:rsidR="009C43C9" w:rsidRPr="001A100D" w:rsidRDefault="009C43C9">
      <w:pPr>
        <w:pStyle w:val="ListParagraph"/>
        <w:rPr>
          <w:ins w:id="425" w:author="Sudhanshu Satyam" w:date="2020-08-10T09:24:00Z"/>
          <w:rFonts w:cstheme="minorHAnsi"/>
          <w:sz w:val="24"/>
          <w:szCs w:val="24"/>
        </w:rPr>
      </w:pPr>
      <w:del w:id="426" w:author="Sudhanshu Satyam" w:date="2020-08-10T09:24:00Z">
        <w:r w:rsidDel="0013224D">
          <w:rPr>
            <w:noProof/>
          </w:rPr>
          <w:drawing>
            <wp:inline distT="0" distB="0" distL="0" distR="0" wp14:anchorId="215FB185" wp14:editId="69FCEEE2">
              <wp:extent cx="5943600" cy="6615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615430"/>
                      </a:xfrm>
                      <a:prstGeom prst="rect">
                        <a:avLst/>
                      </a:prstGeom>
                    </pic:spPr>
                  </pic:pic>
                </a:graphicData>
              </a:graphic>
            </wp:inline>
          </w:drawing>
        </w:r>
      </w:del>
    </w:p>
    <w:p w14:paraId="72778780" w14:textId="404751D7" w:rsidR="0013224D" w:rsidRDefault="00656792" w:rsidP="00615E44">
      <w:pPr>
        <w:pStyle w:val="ListParagraph"/>
        <w:rPr>
          <w:rFonts w:cstheme="minorHAnsi"/>
          <w:sz w:val="24"/>
          <w:szCs w:val="24"/>
        </w:rPr>
      </w:pPr>
      <w:ins w:id="427" w:author="Sudhanshu Satyam" w:date="2020-08-18T17:21:00Z">
        <w:r>
          <w:rPr>
            <w:noProof/>
          </w:rPr>
          <w:drawing>
            <wp:inline distT="0" distB="0" distL="0" distR="0" wp14:anchorId="0B1B895D" wp14:editId="38A56359">
              <wp:extent cx="5943600" cy="2504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4440"/>
                      </a:xfrm>
                      <a:prstGeom prst="rect">
                        <a:avLst/>
                      </a:prstGeom>
                    </pic:spPr>
                  </pic:pic>
                </a:graphicData>
              </a:graphic>
            </wp:inline>
          </w:drawing>
        </w:r>
      </w:ins>
    </w:p>
    <w:p w14:paraId="0919FDC3" w14:textId="77777777" w:rsidR="009C43C9" w:rsidRDefault="009C43C9" w:rsidP="00615E44">
      <w:pPr>
        <w:pStyle w:val="ListParagraph"/>
        <w:rPr>
          <w:rFonts w:cstheme="minorHAnsi"/>
          <w:sz w:val="24"/>
          <w:szCs w:val="24"/>
        </w:rPr>
      </w:pPr>
    </w:p>
    <w:p w14:paraId="1B932E71" w14:textId="36051CDE" w:rsidR="00615E44" w:rsidDel="009D2736" w:rsidRDefault="00A81580" w:rsidP="00615E44">
      <w:pPr>
        <w:pStyle w:val="ListParagraph"/>
        <w:rPr>
          <w:del w:id="428" w:author="Sudhanshu Satyam" w:date="2020-08-18T17:24:00Z"/>
          <w:rFonts w:cstheme="minorHAnsi"/>
          <w:sz w:val="24"/>
          <w:szCs w:val="24"/>
        </w:rPr>
      </w:pPr>
      <w:del w:id="429" w:author="Sudhanshu Satyam" w:date="2020-08-10T09:24:00Z">
        <w:r w:rsidDel="0013224D">
          <w:rPr>
            <w:noProof/>
          </w:rPr>
          <w:drawing>
            <wp:inline distT="0" distB="0" distL="0" distR="0" wp14:anchorId="3F99F4CF" wp14:editId="7D312F36">
              <wp:extent cx="5943600" cy="6624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24320"/>
                      </a:xfrm>
                      <a:prstGeom prst="rect">
                        <a:avLst/>
                      </a:prstGeom>
                    </pic:spPr>
                  </pic:pic>
                </a:graphicData>
              </a:graphic>
            </wp:inline>
          </w:drawing>
        </w:r>
      </w:del>
    </w:p>
    <w:p w14:paraId="7BAC6A09" w14:textId="043B46E9" w:rsidR="009C43C9" w:rsidDel="0013224D" w:rsidRDefault="009C43C9" w:rsidP="00615E44">
      <w:pPr>
        <w:pStyle w:val="ListParagraph"/>
        <w:rPr>
          <w:del w:id="430" w:author="Sudhanshu Satyam" w:date="2020-08-10T09:25:00Z"/>
          <w:rFonts w:cstheme="minorHAnsi"/>
          <w:b/>
          <w:bCs/>
          <w:sz w:val="24"/>
          <w:szCs w:val="24"/>
        </w:rPr>
      </w:pPr>
    </w:p>
    <w:p w14:paraId="78FC5879" w14:textId="10487C7C" w:rsidR="009C43C9" w:rsidDel="0013224D" w:rsidRDefault="009C43C9" w:rsidP="00615E44">
      <w:pPr>
        <w:pStyle w:val="ListParagraph"/>
        <w:rPr>
          <w:del w:id="431" w:author="Sudhanshu Satyam" w:date="2020-08-10T09:25:00Z"/>
          <w:rFonts w:cstheme="minorHAnsi"/>
          <w:b/>
          <w:bCs/>
          <w:sz w:val="24"/>
          <w:szCs w:val="24"/>
        </w:rPr>
      </w:pPr>
    </w:p>
    <w:p w14:paraId="47DC6322" w14:textId="77777777" w:rsidR="00A81580" w:rsidRPr="0013224D" w:rsidRDefault="00A81580">
      <w:pPr>
        <w:pStyle w:val="ListParagraph"/>
      </w:pPr>
    </w:p>
    <w:p w14:paraId="022AD053" w14:textId="07D0A807" w:rsidR="009C43C9" w:rsidRPr="00A65337" w:rsidRDefault="00A65337">
      <w:pPr>
        <w:pStyle w:val="ListParagraph"/>
        <w:rPr>
          <w:rFonts w:cstheme="minorHAnsi"/>
          <w:b/>
          <w:bCs/>
          <w:sz w:val="24"/>
          <w:szCs w:val="24"/>
        </w:rPr>
        <w:pPrChange w:id="432" w:author="Sudhanshu Satyam" w:date="2020-08-20T10:18:00Z">
          <w:pPr>
            <w:pStyle w:val="ListParagraph"/>
            <w:numPr>
              <w:numId w:val="3"/>
            </w:numPr>
            <w:ind w:hanging="360"/>
          </w:pPr>
        </w:pPrChange>
      </w:pPr>
      <w:del w:id="433" w:author="Sudhanshu Satyam" w:date="2020-08-10T09:48:00Z">
        <w:r w:rsidRPr="00EA2ED5" w:rsidDel="007B4F33">
          <w:rPr>
            <w:rStyle w:val="Heading2Char"/>
          </w:rPr>
          <w:delText xml:space="preserve">Create </w:delText>
        </w:r>
      </w:del>
      <w:bookmarkStart w:id="434" w:name="_Toc48811277"/>
      <w:ins w:id="435" w:author="Sudhanshu Satyam" w:date="2020-08-18T17:22:00Z">
        <w:r w:rsidR="00656792">
          <w:rPr>
            <w:rStyle w:val="Heading2Char"/>
          </w:rPr>
          <w:t>Install required dependency</w:t>
        </w:r>
        <w:bookmarkEnd w:id="434"/>
        <w:r w:rsidR="00656792">
          <w:rPr>
            <w:rStyle w:val="Heading2Char"/>
          </w:rPr>
          <w:t xml:space="preserve"> </w:t>
        </w:r>
      </w:ins>
      <w:del w:id="436" w:author="Sudhanshu Satyam" w:date="2020-08-18T17:22:00Z">
        <w:r w:rsidRPr="00EA2ED5" w:rsidDel="00656792">
          <w:rPr>
            <w:rStyle w:val="Heading2Char"/>
          </w:rPr>
          <w:delText>Default Package and Class</w:delText>
        </w:r>
      </w:del>
      <w:r>
        <w:rPr>
          <w:rFonts w:cstheme="minorHAnsi"/>
          <w:b/>
          <w:bCs/>
          <w:sz w:val="24"/>
          <w:szCs w:val="24"/>
        </w:rPr>
        <w:t>:</w:t>
      </w:r>
      <w:r>
        <w:rPr>
          <w:rFonts w:cstheme="minorHAnsi"/>
          <w:sz w:val="24"/>
          <w:szCs w:val="24"/>
        </w:rPr>
        <w:t xml:space="preserve"> </w:t>
      </w:r>
    </w:p>
    <w:p w14:paraId="396BF62A" w14:textId="37450040" w:rsidR="00BF6543" w:rsidRDefault="009D2736" w:rsidP="00656792">
      <w:pPr>
        <w:pStyle w:val="ListParagraph"/>
        <w:rPr>
          <w:ins w:id="437" w:author="Sudhanshu Satyam" w:date="2020-08-18T17:26:00Z"/>
          <w:rFonts w:cstheme="minorHAnsi"/>
          <w:sz w:val="24"/>
          <w:szCs w:val="24"/>
        </w:rPr>
      </w:pPr>
      <w:ins w:id="438" w:author="Sudhanshu Satyam" w:date="2020-08-18T17:24:00Z">
        <w:r>
          <w:rPr>
            <w:rFonts w:cstheme="minorHAnsi"/>
            <w:sz w:val="24"/>
            <w:szCs w:val="24"/>
          </w:rPr>
          <w:t xml:space="preserve">Change current directory to new </w:t>
        </w:r>
      </w:ins>
      <w:ins w:id="439" w:author="Sudhanshu Satyam" w:date="2020-08-18T17:25:00Z">
        <w:r>
          <w:rPr>
            <w:rFonts w:cstheme="minorHAnsi"/>
            <w:sz w:val="24"/>
            <w:szCs w:val="24"/>
          </w:rPr>
          <w:t xml:space="preserve">directory from terminal and execute the command to install </w:t>
        </w:r>
      </w:ins>
      <w:ins w:id="440" w:author="Sudhanshu Satyam" w:date="2020-08-18T17:26:00Z">
        <w:r>
          <w:rPr>
            <w:rFonts w:cstheme="minorHAnsi"/>
            <w:sz w:val="24"/>
            <w:szCs w:val="24"/>
          </w:rPr>
          <w:t>dependent libraries</w:t>
        </w:r>
      </w:ins>
      <w:del w:id="441" w:author="Sudhanshu Satyam" w:date="2020-08-18T17:23:00Z">
        <w:r w:rsidR="00D54AA8" w:rsidDel="00656792">
          <w:rPr>
            <w:rFonts w:cstheme="minorHAnsi"/>
            <w:sz w:val="24"/>
            <w:szCs w:val="24"/>
          </w:rPr>
          <w:delText xml:space="preserve">By Default, the project will create a package and one spring boot class which is entry point of spring boot project. </w:delText>
        </w:r>
      </w:del>
    </w:p>
    <w:p w14:paraId="6D2757C3" w14:textId="47D885FB" w:rsidR="009D2736" w:rsidRDefault="009D2736" w:rsidP="00656792">
      <w:pPr>
        <w:pStyle w:val="ListParagraph"/>
        <w:rPr>
          <w:ins w:id="442" w:author="Sudhanshu Satyam" w:date="2020-08-18T17:26:00Z"/>
          <w:rFonts w:cstheme="minorHAnsi"/>
          <w:sz w:val="24"/>
          <w:szCs w:val="24"/>
        </w:rPr>
      </w:pPr>
      <w:ins w:id="443" w:author="Sudhanshu Satyam" w:date="2020-08-18T17:26:00Z">
        <w:r>
          <w:rPr>
            <w:rFonts w:cstheme="minorHAnsi"/>
            <w:sz w:val="24"/>
            <w:szCs w:val="24"/>
          </w:rPr>
          <w:t>Command:</w:t>
        </w:r>
      </w:ins>
    </w:p>
    <w:p w14:paraId="5898B849" w14:textId="7218667B" w:rsidR="009D2736" w:rsidRDefault="009D2736" w:rsidP="00656792">
      <w:pPr>
        <w:pStyle w:val="ListParagraph"/>
        <w:rPr>
          <w:ins w:id="444" w:author="Sudhanshu Satyam" w:date="2020-08-18T17:27:00Z"/>
          <w:rFonts w:ascii="Consolas" w:hAnsi="Consolas" w:cs="Consolas"/>
          <w:color w:val="646464"/>
          <w:sz w:val="20"/>
          <w:szCs w:val="20"/>
          <w:shd w:val="clear" w:color="auto" w:fill="E8F2FE"/>
          <w:lang w:val="en-IN"/>
        </w:rPr>
      </w:pPr>
      <w:ins w:id="445" w:author="Sudhanshu Satyam" w:date="2020-08-18T17:27:00Z">
        <w:r w:rsidRPr="009D2736">
          <w:rPr>
            <w:rFonts w:ascii="Consolas" w:hAnsi="Consolas" w:cs="Consolas"/>
            <w:color w:val="646464"/>
            <w:sz w:val="20"/>
            <w:szCs w:val="20"/>
            <w:shd w:val="clear" w:color="auto" w:fill="E8F2FE"/>
            <w:lang w:val="en-IN"/>
          </w:rPr>
          <w:t>pip3 install -r requirement</w:t>
        </w:r>
        <w:r>
          <w:rPr>
            <w:rFonts w:ascii="Consolas" w:hAnsi="Consolas" w:cs="Consolas"/>
            <w:color w:val="646464"/>
            <w:sz w:val="20"/>
            <w:szCs w:val="20"/>
            <w:shd w:val="clear" w:color="auto" w:fill="E8F2FE"/>
            <w:lang w:val="en-IN"/>
          </w:rPr>
          <w:t>s</w:t>
        </w:r>
        <w:r w:rsidRPr="009D2736">
          <w:rPr>
            <w:rFonts w:ascii="Consolas" w:hAnsi="Consolas" w:cs="Consolas"/>
            <w:color w:val="646464"/>
            <w:sz w:val="20"/>
            <w:szCs w:val="20"/>
            <w:shd w:val="clear" w:color="auto" w:fill="E8F2FE"/>
            <w:lang w:val="en-IN"/>
          </w:rPr>
          <w:t>.txt</w:t>
        </w:r>
      </w:ins>
    </w:p>
    <w:p w14:paraId="2D206177" w14:textId="664085D4" w:rsidR="00946E26" w:rsidDel="00C41D0A" w:rsidRDefault="00946E26" w:rsidP="00C41D0A">
      <w:pPr>
        <w:pStyle w:val="ListParagraph"/>
        <w:rPr>
          <w:del w:id="446" w:author="Sudhanshu Satyam" w:date="2020-08-18T17:30:00Z"/>
          <w:rFonts w:ascii="Consolas" w:hAnsi="Consolas" w:cs="Consolas"/>
          <w:color w:val="646464"/>
          <w:sz w:val="20"/>
          <w:szCs w:val="20"/>
          <w:shd w:val="clear" w:color="auto" w:fill="E8F2FE"/>
          <w:lang w:val="en-IN"/>
        </w:rPr>
      </w:pPr>
      <w:ins w:id="447" w:author="Sudhanshu Satyam" w:date="2020-08-18T17:27:00Z">
        <w:r>
          <w:rPr>
            <w:noProof/>
          </w:rPr>
          <w:drawing>
            <wp:inline distT="0" distB="0" distL="0" distR="0" wp14:anchorId="6841A750" wp14:editId="7EB179B0">
              <wp:extent cx="4695525" cy="146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490" cy="1468714"/>
                      </a:xfrm>
                      <a:prstGeom prst="rect">
                        <a:avLst/>
                      </a:prstGeom>
                    </pic:spPr>
                  </pic:pic>
                </a:graphicData>
              </a:graphic>
            </wp:inline>
          </w:drawing>
        </w:r>
      </w:ins>
    </w:p>
    <w:p w14:paraId="545AF6D2" w14:textId="77777777" w:rsidR="00C41D0A" w:rsidRPr="00656792" w:rsidRDefault="00C41D0A">
      <w:pPr>
        <w:pStyle w:val="ListParagraph"/>
        <w:rPr>
          <w:ins w:id="448" w:author="Sudhanshu Satyam" w:date="2020-08-18T17:30:00Z"/>
          <w:rFonts w:ascii="Consolas" w:hAnsi="Consolas" w:cs="Consolas"/>
          <w:color w:val="646464"/>
          <w:sz w:val="20"/>
          <w:szCs w:val="20"/>
          <w:shd w:val="clear" w:color="auto" w:fill="E8F2FE"/>
          <w:lang w:val="en-IN"/>
          <w:rPrChange w:id="449" w:author="Sudhanshu Satyam" w:date="2020-08-18T17:23:00Z">
            <w:rPr>
              <w:ins w:id="450" w:author="Sudhanshu Satyam" w:date="2020-08-18T17:30:00Z"/>
            </w:rPr>
          </w:rPrChange>
        </w:rPr>
      </w:pPr>
    </w:p>
    <w:p w14:paraId="06204397" w14:textId="3AB308E4" w:rsidR="007B4F33" w:rsidRPr="00C41D0A" w:rsidRDefault="00D54AA8">
      <w:pPr>
        <w:pStyle w:val="ListParagraph"/>
        <w:rPr>
          <w:rFonts w:cstheme="minorHAnsi"/>
          <w:sz w:val="24"/>
          <w:szCs w:val="24"/>
          <w:rPrChange w:id="451" w:author="Sudhanshu Satyam" w:date="2020-08-18T17:30:00Z">
            <w:rPr/>
          </w:rPrChange>
        </w:rPr>
      </w:pPr>
      <w:del w:id="452" w:author="Sudhanshu Satyam" w:date="2020-08-10T09:31:00Z">
        <w:r w:rsidDel="00243DF9">
          <w:rPr>
            <w:noProof/>
          </w:rPr>
          <w:drawing>
            <wp:inline distT="0" distB="0" distL="0" distR="0" wp14:anchorId="4607C601" wp14:editId="4BEFE28E">
              <wp:extent cx="5943600"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7275"/>
                      </a:xfrm>
                      <a:prstGeom prst="rect">
                        <a:avLst/>
                      </a:prstGeom>
                    </pic:spPr>
                  </pic:pic>
                </a:graphicData>
              </a:graphic>
            </wp:inline>
          </w:drawing>
        </w:r>
      </w:del>
    </w:p>
    <w:p w14:paraId="7AE3DFDC" w14:textId="09B47317" w:rsidR="00EA2ED5" w:rsidRDefault="00C41D0A">
      <w:pPr>
        <w:pStyle w:val="Heading2"/>
        <w:numPr>
          <w:ilvl w:val="0"/>
          <w:numId w:val="8"/>
        </w:numPr>
        <w:pPrChange w:id="453" w:author="Sudhanshu Satyam" w:date="2020-08-10T13:27:00Z">
          <w:pPr>
            <w:pStyle w:val="Heading2"/>
            <w:numPr>
              <w:numId w:val="3"/>
            </w:numPr>
            <w:ind w:left="720" w:hanging="360"/>
          </w:pPr>
        </w:pPrChange>
      </w:pPr>
      <w:bookmarkStart w:id="454" w:name="_Toc48811278"/>
      <w:ins w:id="455" w:author="Sudhanshu Satyam" w:date="2020-08-18T17:30:00Z">
        <w:r>
          <w:t xml:space="preserve">Create entry point of </w:t>
        </w:r>
      </w:ins>
      <w:ins w:id="456" w:author="Sudhanshu Satyam" w:date="2020-08-18T17:31:00Z">
        <w:r>
          <w:t>application</w:t>
        </w:r>
      </w:ins>
      <w:del w:id="457" w:author="Sudhanshu Satyam" w:date="2020-08-18T17:30:00Z">
        <w:r w:rsidR="00D54AA8" w:rsidDel="00C41D0A">
          <w:delText>Dependency (Pom.xml) files</w:delText>
        </w:r>
      </w:del>
      <w:r w:rsidR="00D54AA8">
        <w:t>:</w:t>
      </w:r>
      <w:bookmarkEnd w:id="454"/>
      <w:r w:rsidR="00D54AA8">
        <w:t xml:space="preserve"> </w:t>
      </w:r>
    </w:p>
    <w:p w14:paraId="563B3ABD" w14:textId="63ADF882" w:rsidR="00D54AA8" w:rsidRPr="00D54AA8" w:rsidRDefault="003C64B7" w:rsidP="00EA2ED5">
      <w:pPr>
        <w:pStyle w:val="ListParagraph"/>
        <w:rPr>
          <w:rFonts w:cstheme="minorHAnsi"/>
          <w:b/>
          <w:bCs/>
          <w:sz w:val="24"/>
          <w:szCs w:val="24"/>
        </w:rPr>
      </w:pPr>
      <w:ins w:id="458" w:author="Sudhanshu Satyam" w:date="2020-08-18T17:31:00Z">
        <w:r>
          <w:rPr>
            <w:rFonts w:cstheme="minorHAnsi"/>
            <w:sz w:val="24"/>
            <w:szCs w:val="24"/>
          </w:rPr>
          <w:t>Under ‘mvs-oss-app’ directory, create new file and name this file as ‘run-app.py’. Thi</w:t>
        </w:r>
      </w:ins>
      <w:ins w:id="459" w:author="Sudhanshu Satyam" w:date="2020-08-18T17:32:00Z">
        <w:r>
          <w:rPr>
            <w:rFonts w:cstheme="minorHAnsi"/>
            <w:sz w:val="24"/>
            <w:szCs w:val="24"/>
          </w:rPr>
          <w:t>s file contains the main method and serve as entry point for Python web application.</w:t>
        </w:r>
      </w:ins>
      <w:del w:id="460" w:author="Sudhanshu Satyam" w:date="2020-08-18T17:30:00Z">
        <w:r w:rsidR="00D54AA8" w:rsidDel="00C41D0A">
          <w:rPr>
            <w:rFonts w:cstheme="minorHAnsi"/>
            <w:sz w:val="24"/>
            <w:szCs w:val="24"/>
          </w:rPr>
          <w:delText xml:space="preserve">By </w:delText>
        </w:r>
        <w:r w:rsidR="00BF5DB2" w:rsidDel="00C41D0A">
          <w:rPr>
            <w:rFonts w:cstheme="minorHAnsi"/>
            <w:sz w:val="24"/>
            <w:szCs w:val="24"/>
          </w:rPr>
          <w:delText>default,</w:delText>
        </w:r>
        <w:r w:rsidR="00D54AA8" w:rsidDel="00C41D0A">
          <w:rPr>
            <w:rFonts w:cstheme="minorHAnsi"/>
            <w:sz w:val="24"/>
            <w:szCs w:val="24"/>
          </w:rPr>
          <w:delText xml:space="preserve"> Spring Boot Create a pom.xml which contains all the dependency of </w:delText>
        </w:r>
      </w:del>
      <w:del w:id="461" w:author="Sudhanshu Satyam" w:date="2020-08-10T09:56:00Z">
        <w:r w:rsidR="00D54AA8" w:rsidDel="009E6A47">
          <w:rPr>
            <w:rFonts w:cstheme="minorHAnsi"/>
            <w:sz w:val="24"/>
            <w:szCs w:val="24"/>
          </w:rPr>
          <w:delText xml:space="preserve">Web </w:delText>
        </w:r>
      </w:del>
      <w:del w:id="462" w:author="Sudhanshu Satyam" w:date="2020-08-18T17:30:00Z">
        <w:r w:rsidR="00D54AA8" w:rsidDel="00C41D0A">
          <w:rPr>
            <w:rFonts w:cstheme="minorHAnsi"/>
            <w:sz w:val="24"/>
            <w:szCs w:val="24"/>
          </w:rPr>
          <w:delText xml:space="preserve">Project. </w:delText>
        </w:r>
      </w:del>
    </w:p>
    <w:p w14:paraId="67D5FF1E" w14:textId="773698E7" w:rsidR="00D54AA8" w:rsidRDefault="00FA2821" w:rsidP="00D54AA8">
      <w:pPr>
        <w:pStyle w:val="ListParagraph"/>
        <w:rPr>
          <w:rFonts w:cstheme="minorHAnsi"/>
          <w:b/>
          <w:bCs/>
          <w:sz w:val="24"/>
          <w:szCs w:val="24"/>
        </w:rPr>
      </w:pPr>
      <w:ins w:id="463" w:author="Sudhanshu Satyam" w:date="2020-08-18T17:36:00Z">
        <w:r>
          <w:rPr>
            <w:noProof/>
          </w:rPr>
          <w:lastRenderedPageBreak/>
          <w:drawing>
            <wp:inline distT="0" distB="0" distL="0" distR="0" wp14:anchorId="0494C245" wp14:editId="26C1BE28">
              <wp:extent cx="5943600" cy="22237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3770"/>
                      </a:xfrm>
                      <a:prstGeom prst="rect">
                        <a:avLst/>
                      </a:prstGeom>
                    </pic:spPr>
                  </pic:pic>
                </a:graphicData>
              </a:graphic>
            </wp:inline>
          </w:drawing>
        </w:r>
      </w:ins>
    </w:p>
    <w:p w14:paraId="4AB13D9B" w14:textId="73BEEA9A" w:rsidR="00D54AA8" w:rsidDel="00D6297A" w:rsidRDefault="00D54AA8" w:rsidP="00D54AA8">
      <w:pPr>
        <w:pStyle w:val="ListParagraph"/>
        <w:rPr>
          <w:del w:id="464" w:author="Sudhanshu Satyam" w:date="2020-08-18T17:33:00Z"/>
          <w:rFonts w:cstheme="minorHAnsi"/>
          <w:b/>
          <w:bCs/>
          <w:sz w:val="24"/>
          <w:szCs w:val="24"/>
        </w:rPr>
      </w:pPr>
      <w:del w:id="465" w:author="Sudhanshu Satyam" w:date="2020-08-10T09:55:00Z">
        <w:r w:rsidDel="009E6A47">
          <w:rPr>
            <w:noProof/>
          </w:rPr>
          <w:drawing>
            <wp:inline distT="0" distB="0" distL="0" distR="0" wp14:anchorId="3664157B" wp14:editId="0C546412">
              <wp:extent cx="59436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1850"/>
                      </a:xfrm>
                      <a:prstGeom prst="rect">
                        <a:avLst/>
                      </a:prstGeom>
                    </pic:spPr>
                  </pic:pic>
                </a:graphicData>
              </a:graphic>
            </wp:inline>
          </w:drawing>
        </w:r>
      </w:del>
    </w:p>
    <w:p w14:paraId="103C850D" w14:textId="1B9341D9" w:rsidR="00D54AA8" w:rsidRPr="00D6297A" w:rsidRDefault="00D54AA8">
      <w:pPr>
        <w:pStyle w:val="ListParagraph"/>
      </w:pPr>
    </w:p>
    <w:p w14:paraId="7B51E258" w14:textId="4FFFBDF3" w:rsidR="00D54AA8" w:rsidRPr="007A7120" w:rsidRDefault="00744110">
      <w:pPr>
        <w:pStyle w:val="Heading2"/>
        <w:numPr>
          <w:ilvl w:val="0"/>
          <w:numId w:val="8"/>
        </w:numPr>
        <w:pPrChange w:id="466" w:author="Sudhanshu Satyam" w:date="2020-08-10T13:27:00Z">
          <w:pPr>
            <w:pStyle w:val="Heading2"/>
            <w:numPr>
              <w:numId w:val="3"/>
            </w:numPr>
            <w:ind w:left="720" w:hanging="360"/>
          </w:pPr>
        </w:pPrChange>
      </w:pPr>
      <w:bookmarkStart w:id="467" w:name="_Toc48811279"/>
      <w:ins w:id="468" w:author="Sudhanshu Satyam" w:date="2020-08-10T09:57:00Z">
        <w:r>
          <w:t xml:space="preserve">Configuring properties with </w:t>
        </w:r>
      </w:ins>
      <w:ins w:id="469" w:author="Sudhanshu Satyam" w:date="2020-08-18T17:33:00Z">
        <w:r w:rsidR="00D6297A">
          <w:t>config.py</w:t>
        </w:r>
      </w:ins>
      <w:bookmarkEnd w:id="467"/>
      <w:del w:id="470" w:author="Sudhanshu Satyam" w:date="2020-08-10T09:57:00Z">
        <w:r w:rsidR="00D54AA8" w:rsidRPr="007A7120" w:rsidDel="00744110">
          <w:delText>Implement Rest Resources</w:delText>
        </w:r>
      </w:del>
    </w:p>
    <w:p w14:paraId="76F8E671" w14:textId="771926B6" w:rsidR="00D54AA8" w:rsidDel="0046404C" w:rsidRDefault="00D54AA8">
      <w:pPr>
        <w:ind w:left="720"/>
        <w:rPr>
          <w:del w:id="471" w:author="Sudhanshu Satyam" w:date="2020-08-10T09:58:00Z"/>
          <w:rFonts w:cstheme="minorHAnsi"/>
          <w:sz w:val="24"/>
          <w:szCs w:val="24"/>
        </w:rPr>
      </w:pPr>
      <w:r w:rsidRPr="00D54AA8">
        <w:rPr>
          <w:rFonts w:cstheme="minorHAnsi"/>
          <w:sz w:val="24"/>
          <w:szCs w:val="24"/>
        </w:rPr>
        <w:t xml:space="preserve">Now </w:t>
      </w:r>
      <w:del w:id="472" w:author="Sudhanshu Satyam" w:date="2020-08-10T09:58:00Z">
        <w:r w:rsidRPr="00D54AA8" w:rsidDel="0046404C">
          <w:rPr>
            <w:rFonts w:cstheme="minorHAnsi"/>
            <w:sz w:val="24"/>
            <w:szCs w:val="24"/>
          </w:rPr>
          <w:delText>that we're able to create our first REST application using Spring.</w:delText>
        </w:r>
      </w:del>
    </w:p>
    <w:p w14:paraId="17787D43" w14:textId="4C66E1A2" w:rsidR="00D54AA8" w:rsidRDefault="00D54AA8">
      <w:pPr>
        <w:ind w:left="720"/>
        <w:rPr>
          <w:rFonts w:cstheme="minorHAnsi"/>
          <w:sz w:val="24"/>
          <w:szCs w:val="24"/>
        </w:rPr>
      </w:pPr>
      <w:del w:id="473" w:author="Sudhanshu Satyam" w:date="2020-08-10T09:58:00Z">
        <w:r w:rsidRPr="00D54AA8" w:rsidDel="0046404C">
          <w:rPr>
            <w:rFonts w:cstheme="minorHAnsi"/>
            <w:sz w:val="24"/>
            <w:szCs w:val="24"/>
          </w:rPr>
          <w:delText>Our API will only accept JSON requests and respond back with JSON responses thanks to the Jackson library, which allows us to deal with requests and responses as POJO classes without worrying about JSON/POJO conversions</w:delText>
        </w:r>
      </w:del>
      <w:ins w:id="474" w:author="Sudhanshu Satyam" w:date="2020-08-10T09:58:00Z">
        <w:r w:rsidR="0046404C">
          <w:rPr>
            <w:rFonts w:cstheme="minorHAnsi"/>
            <w:sz w:val="24"/>
            <w:szCs w:val="24"/>
          </w:rPr>
          <w:t>, We have to configure</w:t>
        </w:r>
      </w:ins>
      <w:ins w:id="475" w:author="Sudhanshu Satyam" w:date="2020-08-18T17:34:00Z">
        <w:r w:rsidR="00FA2821">
          <w:rPr>
            <w:rFonts w:cstheme="minorHAnsi"/>
            <w:sz w:val="24"/>
            <w:szCs w:val="24"/>
          </w:rPr>
          <w:t xml:space="preserve"> project specific </w:t>
        </w:r>
      </w:ins>
      <w:ins w:id="476" w:author="Sudhanshu Satyam" w:date="2020-08-10T09:58:00Z">
        <w:r w:rsidR="0046404C">
          <w:rPr>
            <w:rFonts w:cstheme="minorHAnsi"/>
            <w:sz w:val="24"/>
            <w:szCs w:val="24"/>
          </w:rPr>
          <w:t xml:space="preserve">properties by creating </w:t>
        </w:r>
      </w:ins>
      <w:ins w:id="477" w:author="Sudhanshu Satyam" w:date="2020-08-18T17:34:00Z">
        <w:r w:rsidR="00FA2821">
          <w:rPr>
            <w:rFonts w:cstheme="minorHAnsi"/>
            <w:sz w:val="24"/>
            <w:szCs w:val="24"/>
          </w:rPr>
          <w:t>config.py</w:t>
        </w:r>
      </w:ins>
      <w:ins w:id="478" w:author="Sudhanshu Satyam" w:date="2020-08-10T09:58:00Z">
        <w:r w:rsidR="0046404C">
          <w:rPr>
            <w:rFonts w:cstheme="minorHAnsi"/>
            <w:sz w:val="24"/>
            <w:szCs w:val="24"/>
          </w:rPr>
          <w:t xml:space="preserve"> file </w:t>
        </w:r>
      </w:ins>
      <w:ins w:id="479" w:author="Sudhanshu Satyam" w:date="2020-08-18T17:34:00Z">
        <w:r w:rsidR="00FA2821">
          <w:rPr>
            <w:rFonts w:cstheme="minorHAnsi"/>
            <w:sz w:val="24"/>
            <w:szCs w:val="24"/>
          </w:rPr>
          <w:t>under ‘mvs-oss-app’</w:t>
        </w:r>
      </w:ins>
      <w:ins w:id="480" w:author="Sudhanshu Satyam" w:date="2020-08-18T17:35:00Z">
        <w:r w:rsidR="00FA2821">
          <w:rPr>
            <w:rFonts w:cstheme="minorHAnsi"/>
            <w:sz w:val="24"/>
            <w:szCs w:val="24"/>
          </w:rPr>
          <w:t xml:space="preserve"> directory</w:t>
        </w:r>
      </w:ins>
      <w:ins w:id="481" w:author="Sudhanshu Satyam" w:date="2020-08-10T10:00:00Z">
        <w:r w:rsidR="007D24DD">
          <w:rPr>
            <w:rFonts w:cstheme="minorHAnsi"/>
            <w:sz w:val="24"/>
            <w:szCs w:val="24"/>
          </w:rPr>
          <w:t>.</w:t>
        </w:r>
      </w:ins>
      <w:ins w:id="482" w:author="Sudhanshu Satyam" w:date="2020-08-18T17:35:00Z">
        <w:r w:rsidR="00FA2821">
          <w:rPr>
            <w:rFonts w:cstheme="minorHAnsi"/>
            <w:sz w:val="24"/>
            <w:szCs w:val="24"/>
          </w:rPr>
          <w:t xml:space="preserve"> </w:t>
        </w:r>
      </w:ins>
      <w:del w:id="483" w:author="Sudhanshu Satyam" w:date="2020-08-10T09:58:00Z">
        <w:r w:rsidRPr="00D54AA8" w:rsidDel="0046404C">
          <w:rPr>
            <w:rFonts w:cstheme="minorHAnsi"/>
            <w:sz w:val="24"/>
            <w:szCs w:val="24"/>
          </w:rPr>
          <w:delText>.</w:delText>
        </w:r>
      </w:del>
    </w:p>
    <w:p w14:paraId="5C424D97" w14:textId="098B45F4" w:rsidR="00537295" w:rsidRDefault="007272E7">
      <w:pPr>
        <w:ind w:left="720"/>
        <w:rPr>
          <w:rFonts w:cstheme="minorHAnsi"/>
          <w:sz w:val="24"/>
          <w:szCs w:val="24"/>
        </w:rPr>
      </w:pPr>
      <w:del w:id="484" w:author="Sudhanshu Satyam" w:date="2020-08-10T10:01:00Z">
        <w:r w:rsidDel="00510D7E">
          <w:rPr>
            <w:noProof/>
          </w:rPr>
          <w:drawing>
            <wp:inline distT="0" distB="0" distL="0" distR="0" wp14:anchorId="7FF98049" wp14:editId="61B4F7BD">
              <wp:extent cx="5943600" cy="5141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1595"/>
                      </a:xfrm>
                      <a:prstGeom prst="rect">
                        <a:avLst/>
                      </a:prstGeom>
                    </pic:spPr>
                  </pic:pic>
                </a:graphicData>
              </a:graphic>
            </wp:inline>
          </w:drawing>
        </w:r>
      </w:del>
      <w:ins w:id="485" w:author="Sudhanshu Satyam" w:date="2020-08-18T17:36:00Z">
        <w:r w:rsidR="00FA2821">
          <w:rPr>
            <w:noProof/>
          </w:rPr>
          <w:drawing>
            <wp:inline distT="0" distB="0" distL="0" distR="0" wp14:anchorId="3F074D40" wp14:editId="6DC5F36B">
              <wp:extent cx="5943600" cy="2073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3910"/>
                      </a:xfrm>
                      <a:prstGeom prst="rect">
                        <a:avLst/>
                      </a:prstGeom>
                    </pic:spPr>
                  </pic:pic>
                </a:graphicData>
              </a:graphic>
            </wp:inline>
          </w:drawing>
        </w:r>
      </w:ins>
    </w:p>
    <w:p w14:paraId="6A3F0C5C" w14:textId="3FED1672" w:rsidR="007272E7" w:rsidDel="00AF211E" w:rsidRDefault="007272E7" w:rsidP="00D54AA8">
      <w:pPr>
        <w:ind w:left="720"/>
        <w:rPr>
          <w:del w:id="486" w:author="Sudhanshu Satyam" w:date="2020-08-10T10:08:00Z"/>
          <w:rFonts w:cstheme="minorHAnsi"/>
          <w:sz w:val="24"/>
          <w:szCs w:val="24"/>
        </w:rPr>
      </w:pPr>
    </w:p>
    <w:p w14:paraId="0B15B6A3" w14:textId="1781A40A" w:rsidR="007272E7" w:rsidRPr="007272E7" w:rsidDel="00537295" w:rsidRDefault="007272E7" w:rsidP="007272E7">
      <w:pPr>
        <w:ind w:left="720"/>
        <w:rPr>
          <w:del w:id="487" w:author="Sudhanshu Satyam" w:date="2020-08-10T10:03:00Z"/>
          <w:rFonts w:cstheme="minorHAnsi"/>
          <w:sz w:val="24"/>
          <w:szCs w:val="24"/>
        </w:rPr>
      </w:pPr>
      <w:del w:id="488" w:author="Sudhanshu Satyam" w:date="2020-08-10T10:03:00Z">
        <w:r w:rsidRPr="007272E7" w:rsidDel="00537295">
          <w:rPr>
            <w:rFonts w:cstheme="minorHAnsi"/>
            <w:sz w:val="24"/>
            <w:szCs w:val="24"/>
          </w:rPr>
          <w:delText xml:space="preserve">The most important class in our API is the controller which acts as the interface for client/server communication, each controller acts as a resource which exposes some services and is accessed via specific </w:delText>
        </w:r>
        <w:r w:rsidR="00BF5DB2" w:rsidDel="00537295">
          <w:rPr>
            <w:rFonts w:cstheme="minorHAnsi"/>
            <w:sz w:val="24"/>
            <w:szCs w:val="24"/>
          </w:rPr>
          <w:delText>URL</w:delText>
        </w:r>
        <w:r w:rsidRPr="007272E7" w:rsidDel="00537295">
          <w:rPr>
            <w:rFonts w:cstheme="minorHAnsi"/>
            <w:sz w:val="24"/>
            <w:szCs w:val="24"/>
          </w:rPr>
          <w:delText>.</w:delText>
        </w:r>
      </w:del>
    </w:p>
    <w:p w14:paraId="01AB0882" w14:textId="14CE2AA3" w:rsidR="007272E7" w:rsidRPr="007272E7" w:rsidDel="00537295" w:rsidRDefault="007272E7" w:rsidP="007272E7">
      <w:pPr>
        <w:ind w:left="720"/>
        <w:rPr>
          <w:del w:id="489" w:author="Sudhanshu Satyam" w:date="2020-08-10T10:03:00Z"/>
          <w:rFonts w:cstheme="minorHAnsi"/>
          <w:sz w:val="24"/>
          <w:szCs w:val="24"/>
        </w:rPr>
      </w:pPr>
      <w:del w:id="490" w:author="Sudhanshu Satyam" w:date="2020-08-10T10:03:00Z">
        <w:r w:rsidRPr="007272E7" w:rsidDel="00537295">
          <w:rPr>
            <w:rFonts w:cstheme="minorHAnsi"/>
            <w:sz w:val="24"/>
            <w:szCs w:val="24"/>
          </w:rPr>
          <w:delText>In our example, we define one resource called UserController, which exposes the user service to the customers.</w:delText>
        </w:r>
      </w:del>
    </w:p>
    <w:p w14:paraId="59265BE4" w14:textId="2E5CAFE1" w:rsidR="007272E7" w:rsidDel="00537295" w:rsidRDefault="007272E7" w:rsidP="007272E7">
      <w:pPr>
        <w:ind w:left="720"/>
        <w:rPr>
          <w:del w:id="491" w:author="Sudhanshu Satyam" w:date="2020-08-10T10:03:00Z"/>
          <w:rFonts w:cstheme="minorHAnsi"/>
          <w:sz w:val="24"/>
          <w:szCs w:val="24"/>
        </w:rPr>
      </w:pPr>
      <w:del w:id="492" w:author="Sudhanshu Satyam" w:date="2020-08-10T10:03:00Z">
        <w:r w:rsidRPr="007272E7" w:rsidDel="00537295">
          <w:rPr>
            <w:rFonts w:cstheme="minorHAnsi"/>
            <w:sz w:val="24"/>
            <w:szCs w:val="24"/>
          </w:rPr>
          <w:delText>Our controller looks like the following:</w:delText>
        </w:r>
      </w:del>
    </w:p>
    <w:p w14:paraId="3B1CF46D" w14:textId="420DCA27" w:rsidR="00537295" w:rsidDel="00537295" w:rsidRDefault="007272E7" w:rsidP="007272E7">
      <w:pPr>
        <w:ind w:left="720"/>
        <w:rPr>
          <w:del w:id="493" w:author="Sudhanshu Satyam" w:date="2020-08-10T10:03:00Z"/>
          <w:rFonts w:cstheme="minorHAnsi"/>
          <w:sz w:val="24"/>
          <w:szCs w:val="24"/>
        </w:rPr>
      </w:pPr>
      <w:del w:id="494" w:author="Sudhanshu Satyam" w:date="2020-08-10T10:03:00Z">
        <w:r w:rsidDel="00537295">
          <w:rPr>
            <w:noProof/>
          </w:rPr>
          <w:drawing>
            <wp:inline distT="0" distB="0" distL="0" distR="0" wp14:anchorId="029866AC" wp14:editId="4539653A">
              <wp:extent cx="5943600" cy="4650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50740"/>
                      </a:xfrm>
                      <a:prstGeom prst="rect">
                        <a:avLst/>
                      </a:prstGeom>
                    </pic:spPr>
                  </pic:pic>
                </a:graphicData>
              </a:graphic>
            </wp:inline>
          </w:drawing>
        </w:r>
      </w:del>
    </w:p>
    <w:p w14:paraId="31B9C8E0" w14:textId="4E7CADF1" w:rsidR="0036347E" w:rsidDel="00AF211E" w:rsidRDefault="0036347E" w:rsidP="007272E7">
      <w:pPr>
        <w:ind w:left="720"/>
        <w:rPr>
          <w:del w:id="495" w:author="Sudhanshu Satyam" w:date="2020-08-10T10:08:00Z"/>
          <w:rFonts w:cstheme="minorHAnsi"/>
          <w:sz w:val="24"/>
          <w:szCs w:val="24"/>
        </w:rPr>
      </w:pPr>
      <w:del w:id="496" w:author="Sudhanshu Satyam" w:date="2020-08-10T10:08:00Z">
        <w:r w:rsidRPr="0036347E" w:rsidDel="00AF211E">
          <w:rPr>
            <w:rFonts w:cstheme="minorHAnsi"/>
            <w:b/>
            <w:bCs/>
            <w:sz w:val="24"/>
            <w:szCs w:val="24"/>
          </w:rPr>
          <w:delText>@RestController:</w:delText>
        </w:r>
        <w:r w:rsidRPr="0036347E" w:rsidDel="00AF211E">
          <w:rPr>
            <w:rFonts w:cstheme="minorHAnsi"/>
            <w:sz w:val="24"/>
            <w:szCs w:val="24"/>
          </w:rPr>
          <w:delText xml:space="preserve"> this annotation marks the class as a Resource, it defines implicitly both @Controller and @ResponseBody MVC annotations, when annotating a class with @RestController, it's not necessary to write @ResponseBody beside the POJO classes returned from your methods.</w:delText>
        </w:r>
      </w:del>
    </w:p>
    <w:p w14:paraId="7BE3183A" w14:textId="2029E23A" w:rsidR="0036347E" w:rsidDel="00AF211E" w:rsidRDefault="0036347E" w:rsidP="007272E7">
      <w:pPr>
        <w:ind w:left="720"/>
        <w:rPr>
          <w:del w:id="497" w:author="Sudhanshu Satyam" w:date="2020-08-10T10:08:00Z"/>
          <w:rFonts w:cstheme="minorHAnsi"/>
          <w:sz w:val="24"/>
          <w:szCs w:val="24"/>
        </w:rPr>
      </w:pPr>
    </w:p>
    <w:p w14:paraId="4AE2FEB2" w14:textId="06758760" w:rsidR="002F64C6" w:rsidDel="00AF211E" w:rsidRDefault="002F64C6" w:rsidP="002428A4">
      <w:pPr>
        <w:pStyle w:val="ListParagraph"/>
        <w:numPr>
          <w:ilvl w:val="0"/>
          <w:numId w:val="3"/>
        </w:numPr>
        <w:rPr>
          <w:del w:id="498" w:author="Sudhanshu Satyam" w:date="2020-08-10T10:08:00Z"/>
          <w:rFonts w:cstheme="minorHAnsi"/>
          <w:sz w:val="24"/>
          <w:szCs w:val="24"/>
        </w:rPr>
      </w:pPr>
      <w:del w:id="499" w:author="Sudhanshu Satyam" w:date="2020-08-10T10:08:00Z">
        <w:r w:rsidRPr="002428A4" w:rsidDel="00AF211E">
          <w:rPr>
            <w:rStyle w:val="Heading2Char"/>
          </w:rPr>
          <w:delText>Change Port Number</w:delText>
        </w:r>
        <w:r w:rsidDel="00AF211E">
          <w:rPr>
            <w:rFonts w:cstheme="minorHAnsi"/>
            <w:b/>
            <w:bCs/>
            <w:sz w:val="24"/>
            <w:szCs w:val="24"/>
          </w:rPr>
          <w:delText>:</w:delText>
        </w:r>
        <w:r w:rsidDel="00AF211E">
          <w:rPr>
            <w:rFonts w:cstheme="minorHAnsi"/>
            <w:sz w:val="24"/>
            <w:szCs w:val="24"/>
          </w:rPr>
          <w:delText xml:space="preserve"> By Default, the Spring container is using 8080 port but if developer wants to change the port, that can be changed through application.properties file. </w:delText>
        </w:r>
      </w:del>
    </w:p>
    <w:p w14:paraId="591160F5" w14:textId="65D71B21" w:rsidR="002F64C6" w:rsidDel="00AF211E" w:rsidRDefault="002F64C6" w:rsidP="002F64C6">
      <w:pPr>
        <w:pStyle w:val="ListParagraph"/>
        <w:rPr>
          <w:del w:id="500" w:author="Sudhanshu Satyam" w:date="2020-08-10T10:08:00Z"/>
          <w:rFonts w:cstheme="minorHAnsi"/>
          <w:b/>
          <w:bCs/>
          <w:sz w:val="24"/>
          <w:szCs w:val="24"/>
        </w:rPr>
      </w:pPr>
    </w:p>
    <w:p w14:paraId="3C2F47D4" w14:textId="106839A7" w:rsidR="002F64C6" w:rsidRPr="002F64C6" w:rsidDel="00AF211E" w:rsidRDefault="002F64C6" w:rsidP="002F64C6">
      <w:pPr>
        <w:pStyle w:val="ListParagraph"/>
        <w:rPr>
          <w:del w:id="501" w:author="Sudhanshu Satyam" w:date="2020-08-10T10:08:00Z"/>
          <w:rFonts w:cstheme="minorHAnsi"/>
          <w:sz w:val="24"/>
          <w:szCs w:val="24"/>
        </w:rPr>
      </w:pPr>
      <w:del w:id="502" w:author="Sudhanshu Satyam" w:date="2020-08-10T10:08:00Z">
        <w:r w:rsidDel="00AF211E">
          <w:rPr>
            <w:noProof/>
          </w:rPr>
          <w:drawing>
            <wp:inline distT="0" distB="0" distL="0" distR="0" wp14:anchorId="3244D786" wp14:editId="303FB92C">
              <wp:extent cx="534352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1009650"/>
                      </a:xfrm>
                      <a:prstGeom prst="rect">
                        <a:avLst/>
                      </a:prstGeom>
                    </pic:spPr>
                  </pic:pic>
                </a:graphicData>
              </a:graphic>
            </wp:inline>
          </w:drawing>
        </w:r>
      </w:del>
    </w:p>
    <w:p w14:paraId="7F1F415D" w14:textId="6924118C" w:rsidR="0036347E" w:rsidRDefault="00F761FB" w:rsidP="00FD2588">
      <w:pPr>
        <w:pStyle w:val="Heading1"/>
        <w:rPr>
          <w:rFonts w:cstheme="minorHAnsi"/>
          <w:b/>
          <w:bCs/>
          <w:sz w:val="24"/>
          <w:szCs w:val="24"/>
        </w:rPr>
      </w:pPr>
      <w:bookmarkStart w:id="503" w:name="_Toc48811280"/>
      <w:ins w:id="504" w:author="Sudhanshu Satyam" w:date="2020-08-20T10:04:00Z">
        <w:r>
          <w:rPr>
            <w:rStyle w:val="Heading2Char"/>
          </w:rPr>
          <w:t>S</w:t>
        </w:r>
      </w:ins>
      <w:ins w:id="505" w:author="Sudhanshu Satyam" w:date="2020-08-18T17:37:00Z">
        <w:r w:rsidR="00FA2821">
          <w:rPr>
            <w:rStyle w:val="Heading2Char"/>
          </w:rPr>
          <w:t>ub-directory</w:t>
        </w:r>
      </w:ins>
      <w:ins w:id="506" w:author="Sudhanshu Satyam" w:date="2020-08-19T10:26:00Z">
        <w:r w:rsidR="00111205">
          <w:rPr>
            <w:rStyle w:val="Heading2Char"/>
          </w:rPr>
          <w:t xml:space="preserve"> &amp; </w:t>
        </w:r>
      </w:ins>
      <w:ins w:id="507" w:author="Sudhanshu Satyam" w:date="2020-08-20T10:04:00Z">
        <w:r>
          <w:rPr>
            <w:rStyle w:val="Heading2Char"/>
          </w:rPr>
          <w:t>S</w:t>
        </w:r>
      </w:ins>
      <w:ins w:id="508" w:author="Sudhanshu Satyam" w:date="2020-08-19T10:26:00Z">
        <w:r w:rsidR="00111205">
          <w:rPr>
            <w:rStyle w:val="Heading2Char"/>
          </w:rPr>
          <w:t>ub-modules</w:t>
        </w:r>
      </w:ins>
      <w:del w:id="509" w:author="Sudhanshu Satyam" w:date="2020-08-10T10:06:00Z">
        <w:r w:rsidR="002F64C6" w:rsidRPr="00BB36D4" w:rsidDel="00AF211E">
          <w:rPr>
            <w:rStyle w:val="Heading2Char"/>
          </w:rPr>
          <w:delText>Deploy the webservices</w:delText>
        </w:r>
      </w:del>
      <w:r w:rsidR="002F64C6" w:rsidRPr="002F64C6">
        <w:rPr>
          <w:rFonts w:cstheme="minorHAnsi"/>
          <w:b/>
          <w:bCs/>
          <w:sz w:val="24"/>
          <w:szCs w:val="24"/>
        </w:rPr>
        <w:t>:</w:t>
      </w:r>
      <w:bookmarkEnd w:id="503"/>
      <w:r w:rsidR="002F64C6">
        <w:rPr>
          <w:rFonts w:cstheme="minorHAnsi"/>
          <w:b/>
          <w:bCs/>
          <w:sz w:val="24"/>
          <w:szCs w:val="24"/>
        </w:rPr>
        <w:t xml:space="preserve"> </w:t>
      </w:r>
    </w:p>
    <w:p w14:paraId="3920FFC6" w14:textId="604A1D96" w:rsidR="0018486C" w:rsidDel="0018486C" w:rsidRDefault="00FE66DA" w:rsidP="0018486C">
      <w:pPr>
        <w:rPr>
          <w:del w:id="510" w:author="Sudhanshu Satyam" w:date="2020-08-19T10:15:00Z"/>
          <w:rFonts w:cstheme="minorHAnsi"/>
          <w:sz w:val="24"/>
          <w:szCs w:val="24"/>
        </w:rPr>
      </w:pPr>
      <w:ins w:id="511" w:author="Sudhanshu Satyam" w:date="2020-08-10T10:10:00Z">
        <w:r>
          <w:rPr>
            <w:rFonts w:cstheme="minorHAnsi"/>
            <w:sz w:val="24"/>
            <w:szCs w:val="24"/>
          </w:rPr>
          <w:t>We</w:t>
        </w:r>
      </w:ins>
      <w:ins w:id="512" w:author="Sudhanshu Satyam" w:date="2020-08-19T10:10:00Z">
        <w:r w:rsidR="00B05254">
          <w:rPr>
            <w:rFonts w:cstheme="minorHAnsi"/>
            <w:sz w:val="24"/>
            <w:szCs w:val="24"/>
          </w:rPr>
          <w:t xml:space="preserve"> have to create a sub-</w:t>
        </w:r>
        <w:r w:rsidR="00656AC1">
          <w:rPr>
            <w:rFonts w:cstheme="minorHAnsi"/>
            <w:sz w:val="24"/>
            <w:szCs w:val="24"/>
          </w:rPr>
          <w:t>directory(o</w:t>
        </w:r>
      </w:ins>
      <w:ins w:id="513" w:author="Sudhanshu Satyam" w:date="2020-08-19T10:11:00Z">
        <w:r w:rsidR="00656AC1">
          <w:rPr>
            <w:rFonts w:cstheme="minorHAnsi"/>
            <w:sz w:val="24"/>
            <w:szCs w:val="24"/>
          </w:rPr>
          <w:t>ss-app</w:t>
        </w:r>
      </w:ins>
      <w:ins w:id="514" w:author="Sudhanshu Satyam" w:date="2020-08-19T10:10:00Z">
        <w:r w:rsidR="00656AC1">
          <w:rPr>
            <w:rFonts w:cstheme="minorHAnsi"/>
            <w:sz w:val="24"/>
            <w:szCs w:val="24"/>
          </w:rPr>
          <w:t>) under main directory</w:t>
        </w:r>
      </w:ins>
      <w:ins w:id="515" w:author="Sudhanshu Satyam" w:date="2020-08-19T10:11:00Z">
        <w:r w:rsidR="00656AC1">
          <w:rPr>
            <w:rFonts w:cstheme="minorHAnsi"/>
            <w:sz w:val="24"/>
            <w:szCs w:val="24"/>
          </w:rPr>
          <w:t>(mvs-oss-app)</w:t>
        </w:r>
        <w:r w:rsidR="0018486C">
          <w:rPr>
            <w:rFonts w:cstheme="minorHAnsi"/>
            <w:sz w:val="24"/>
            <w:szCs w:val="24"/>
          </w:rPr>
          <w:t>.</w:t>
        </w:r>
      </w:ins>
      <w:del w:id="516" w:author="Sudhanshu Satyam" w:date="2020-08-10T10:10:00Z">
        <w:r w:rsidR="008A309C" w:rsidRPr="00AF211E" w:rsidDel="00AF211E">
          <w:rPr>
            <w:rFonts w:cstheme="minorHAnsi"/>
            <w:sz w:val="24"/>
            <w:szCs w:val="24"/>
            <w:rPrChange w:id="517" w:author="Sudhanshu Satyam" w:date="2020-08-10T10:10:00Z">
              <w:rPr/>
            </w:rPrChange>
          </w:rPr>
          <w:delText>The Sprin</w:delText>
        </w:r>
      </w:del>
      <w:del w:id="518" w:author="Sudhanshu Satyam" w:date="2020-08-10T10:09:00Z">
        <w:r w:rsidR="008A309C" w:rsidRPr="00AF211E" w:rsidDel="00AF211E">
          <w:rPr>
            <w:rFonts w:cstheme="minorHAnsi"/>
            <w:sz w:val="24"/>
            <w:szCs w:val="24"/>
            <w:rPrChange w:id="519" w:author="Sudhanshu Satyam" w:date="2020-08-10T10:10:00Z">
              <w:rPr/>
            </w:rPrChange>
          </w:rPr>
          <w:delText xml:space="preserve">g boot application can </w:delText>
        </w:r>
        <w:r w:rsidR="00FD2588" w:rsidRPr="00AF211E" w:rsidDel="00AF211E">
          <w:rPr>
            <w:rFonts w:cstheme="minorHAnsi"/>
            <w:sz w:val="24"/>
            <w:szCs w:val="24"/>
            <w:rPrChange w:id="520" w:author="Sudhanshu Satyam" w:date="2020-08-10T10:10:00Z">
              <w:rPr/>
            </w:rPrChange>
          </w:rPr>
          <w:delText>deploy</w:delText>
        </w:r>
        <w:r w:rsidR="008A309C" w:rsidRPr="00AF211E" w:rsidDel="00AF211E">
          <w:rPr>
            <w:rFonts w:cstheme="minorHAnsi"/>
            <w:sz w:val="24"/>
            <w:szCs w:val="24"/>
            <w:rPrChange w:id="521" w:author="Sudhanshu Satyam" w:date="2020-08-10T10:10:00Z">
              <w:rPr/>
            </w:rPrChange>
          </w:rPr>
          <w:delText xml:space="preserve"> by 2 ways.</w:delText>
        </w:r>
      </w:del>
      <w:ins w:id="522" w:author="Sudhanshu Satyam" w:date="2020-08-19T10:14:00Z">
        <w:r w:rsidR="0018486C">
          <w:rPr>
            <w:rFonts w:cstheme="minorHAnsi"/>
            <w:sz w:val="24"/>
            <w:szCs w:val="24"/>
          </w:rPr>
          <w:t xml:space="preserve"> </w:t>
        </w:r>
      </w:ins>
      <w:ins w:id="523" w:author="Sudhanshu Satyam" w:date="2020-08-19T10:15:00Z">
        <w:r w:rsidR="0018486C">
          <w:rPr>
            <w:rFonts w:cstheme="minorHAnsi"/>
            <w:sz w:val="24"/>
            <w:szCs w:val="24"/>
          </w:rPr>
          <w:t>The directory structure should look like as shown in screenshot below:</w:t>
        </w:r>
      </w:ins>
    </w:p>
    <w:p w14:paraId="165DE580" w14:textId="77777777" w:rsidR="0018486C" w:rsidRPr="00AF211E" w:rsidRDefault="0018486C">
      <w:pPr>
        <w:rPr>
          <w:ins w:id="524" w:author="Sudhanshu Satyam" w:date="2020-08-19T10:15:00Z"/>
          <w:rFonts w:cstheme="minorHAnsi"/>
          <w:sz w:val="24"/>
          <w:szCs w:val="24"/>
          <w:rPrChange w:id="525" w:author="Sudhanshu Satyam" w:date="2020-08-10T10:10:00Z">
            <w:rPr>
              <w:ins w:id="526" w:author="Sudhanshu Satyam" w:date="2020-08-19T10:15:00Z"/>
            </w:rPr>
          </w:rPrChange>
        </w:rPr>
        <w:pPrChange w:id="527" w:author="Sudhanshu Satyam" w:date="2020-08-10T10:10:00Z">
          <w:pPr>
            <w:pStyle w:val="ListParagraph"/>
          </w:pPr>
        </w:pPrChange>
      </w:pPr>
    </w:p>
    <w:p w14:paraId="0E27F075" w14:textId="58620946" w:rsidR="008A309C" w:rsidRPr="0018486C" w:rsidDel="00AF211E" w:rsidRDefault="0018486C">
      <w:pPr>
        <w:rPr>
          <w:del w:id="528" w:author="Sudhanshu Satyam" w:date="2020-08-10T10:09:00Z"/>
          <w:rFonts w:cstheme="minorHAnsi"/>
          <w:sz w:val="24"/>
          <w:szCs w:val="24"/>
          <w:rPrChange w:id="529" w:author="Sudhanshu Satyam" w:date="2020-08-19T10:15:00Z">
            <w:rPr>
              <w:del w:id="530" w:author="Sudhanshu Satyam" w:date="2020-08-10T10:09:00Z"/>
            </w:rPr>
          </w:rPrChange>
        </w:rPr>
        <w:pPrChange w:id="531" w:author="Sudhanshu Satyam" w:date="2020-08-19T10:15:00Z">
          <w:pPr>
            <w:pStyle w:val="ListParagraph"/>
            <w:numPr>
              <w:ilvl w:val="1"/>
              <w:numId w:val="2"/>
            </w:numPr>
            <w:ind w:left="1440" w:hanging="360"/>
          </w:pPr>
        </w:pPrChange>
      </w:pPr>
      <w:ins w:id="532" w:author="Sudhanshu Satyam" w:date="2020-08-19T10:16:00Z">
        <w:r>
          <w:rPr>
            <w:noProof/>
          </w:rPr>
          <w:lastRenderedPageBreak/>
          <w:drawing>
            <wp:inline distT="0" distB="0" distL="0" distR="0" wp14:anchorId="440AAA6E" wp14:editId="27E389A8">
              <wp:extent cx="5518150" cy="28575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150" cy="2857500"/>
                      </a:xfrm>
                      <a:prstGeom prst="rect">
                        <a:avLst/>
                      </a:prstGeom>
                    </pic:spPr>
                  </pic:pic>
                </a:graphicData>
              </a:graphic>
            </wp:inline>
          </w:drawing>
        </w:r>
      </w:ins>
      <w:del w:id="533" w:author="Sudhanshu Satyam" w:date="2020-08-19T10:15:00Z">
        <w:r w:rsidR="008A309C" w:rsidRPr="0018486C" w:rsidDel="0018486C">
          <w:rPr>
            <w:rFonts w:cstheme="minorHAnsi"/>
            <w:sz w:val="24"/>
            <w:szCs w:val="24"/>
            <w:rPrChange w:id="534" w:author="Sudhanshu Satyam" w:date="2020-08-19T10:15:00Z">
              <w:rPr/>
            </w:rPrChange>
          </w:rPr>
          <w:delText>Run as Spring boot applicatio</w:delText>
        </w:r>
      </w:del>
      <w:del w:id="535" w:author="Sudhanshu Satyam" w:date="2020-08-10T10:09:00Z">
        <w:r w:rsidR="008A309C" w:rsidRPr="0018486C" w:rsidDel="00AF211E">
          <w:rPr>
            <w:rFonts w:cstheme="minorHAnsi"/>
            <w:sz w:val="24"/>
            <w:szCs w:val="24"/>
            <w:rPrChange w:id="536" w:author="Sudhanshu Satyam" w:date="2020-08-19T10:15:00Z">
              <w:rPr/>
            </w:rPrChange>
          </w:rPr>
          <w:delText>n</w:delText>
        </w:r>
      </w:del>
    </w:p>
    <w:p w14:paraId="66FD2582" w14:textId="26A40A1C" w:rsidR="008A309C" w:rsidRPr="00AF211E" w:rsidRDefault="008A309C">
      <w:pPr>
        <w:pPrChange w:id="537" w:author="Sudhanshu Satyam" w:date="2020-08-19T10:15:00Z">
          <w:pPr>
            <w:pStyle w:val="ListParagraph"/>
            <w:numPr>
              <w:ilvl w:val="1"/>
              <w:numId w:val="2"/>
            </w:numPr>
            <w:ind w:left="1440" w:hanging="360"/>
          </w:pPr>
        </w:pPrChange>
      </w:pPr>
      <w:del w:id="538" w:author="Sudhanshu Satyam" w:date="2020-08-10T10:09:00Z">
        <w:r w:rsidRPr="00AF211E" w:rsidDel="00AF211E">
          <w:delText xml:space="preserve">Deploy and </w:delText>
        </w:r>
        <w:r w:rsidR="006136FE" w:rsidRPr="00AF211E" w:rsidDel="00AF211E">
          <w:delText>Run</w:delText>
        </w:r>
        <w:r w:rsidRPr="00AF211E" w:rsidDel="00AF211E">
          <w:delText xml:space="preserve"> on Docker</w:delText>
        </w:r>
      </w:del>
    </w:p>
    <w:p w14:paraId="69CA2B66" w14:textId="285F0C02" w:rsidR="008A309C" w:rsidRDefault="0078103E" w:rsidP="008861C6">
      <w:pPr>
        <w:pStyle w:val="Heading2"/>
        <w:numPr>
          <w:ilvl w:val="0"/>
          <w:numId w:val="5"/>
        </w:numPr>
      </w:pPr>
      <w:bookmarkStart w:id="539" w:name="_Toc48811281"/>
      <w:ins w:id="540" w:author="Sudhanshu Satyam" w:date="2020-08-19T10:17:00Z">
        <w:r>
          <w:t xml:space="preserve">Create </w:t>
        </w:r>
      </w:ins>
      <w:ins w:id="541" w:author="Sudhanshu Satyam" w:date="2020-08-19T10:18:00Z">
        <w:r>
          <w:t>python application initializer</w:t>
        </w:r>
      </w:ins>
      <w:del w:id="542" w:author="Sudhanshu Satyam" w:date="2020-08-19T10:17:00Z">
        <w:r w:rsidR="008A309C" w:rsidDel="0078103E">
          <w:delText>Run as Spring Boot Application</w:delText>
        </w:r>
      </w:del>
      <w:r w:rsidR="008A309C">
        <w:t>:</w:t>
      </w:r>
      <w:bookmarkEnd w:id="539"/>
    </w:p>
    <w:p w14:paraId="15BCD12C" w14:textId="5367D50C" w:rsidR="0060179F" w:rsidRDefault="009B1859" w:rsidP="008A309C">
      <w:pPr>
        <w:rPr>
          <w:rFonts w:cstheme="minorHAnsi"/>
          <w:sz w:val="24"/>
          <w:szCs w:val="24"/>
        </w:rPr>
      </w:pPr>
      <w:ins w:id="543" w:author="Sudhanshu Satyam" w:date="2020-08-19T10:19:00Z">
        <w:r>
          <w:rPr>
            <w:rFonts w:cstheme="minorHAnsi"/>
            <w:sz w:val="24"/>
            <w:szCs w:val="24"/>
          </w:rPr>
          <w:t>Create python application initializer class and name it __</w:t>
        </w:r>
      </w:ins>
      <w:ins w:id="544" w:author="Sudhanshu Satyam" w:date="2020-08-19T10:20:00Z">
        <w:r>
          <w:rPr>
            <w:rFonts w:cstheme="minorHAnsi"/>
            <w:sz w:val="24"/>
            <w:szCs w:val="24"/>
          </w:rPr>
          <w:t>init__.py under ‘oss-app’ sub-directory</w:t>
        </w:r>
      </w:ins>
      <w:del w:id="545" w:author="Sudhanshu Satyam" w:date="2020-08-19T10:19:00Z">
        <w:r w:rsidR="0060179F" w:rsidDel="009B1859">
          <w:rPr>
            <w:rFonts w:cstheme="minorHAnsi"/>
            <w:sz w:val="24"/>
            <w:szCs w:val="24"/>
          </w:rPr>
          <w:delText xml:space="preserve">Right click on the project </w:delText>
        </w:r>
        <w:r w:rsidR="0060179F" w:rsidRPr="0060179F" w:rsidDel="009B1859">
          <w:rPr>
            <w:rFonts w:cstheme="minorHAnsi"/>
            <w:sz w:val="24"/>
            <w:szCs w:val="24"/>
          </w:rPr>
          <w:sym w:font="Wingdings" w:char="F0E0"/>
        </w:r>
        <w:r w:rsidR="0060179F" w:rsidDel="009B1859">
          <w:rPr>
            <w:rFonts w:cstheme="minorHAnsi"/>
            <w:sz w:val="24"/>
            <w:szCs w:val="24"/>
          </w:rPr>
          <w:delText xml:space="preserve"> Run As </w:delText>
        </w:r>
        <w:r w:rsidR="0060179F" w:rsidRPr="0060179F" w:rsidDel="009B1859">
          <w:rPr>
            <w:rFonts w:cstheme="minorHAnsi"/>
            <w:sz w:val="24"/>
            <w:szCs w:val="24"/>
          </w:rPr>
          <w:sym w:font="Wingdings" w:char="F0E0"/>
        </w:r>
        <w:r w:rsidR="0060179F" w:rsidDel="009B1859">
          <w:rPr>
            <w:rFonts w:cstheme="minorHAnsi"/>
            <w:sz w:val="24"/>
            <w:szCs w:val="24"/>
          </w:rPr>
          <w:delText xml:space="preserve"> Spring Boot App</w:delText>
        </w:r>
      </w:del>
    </w:p>
    <w:p w14:paraId="73895D40" w14:textId="7400A01F" w:rsidR="006217D6" w:rsidRDefault="00112137" w:rsidP="008A309C">
      <w:pPr>
        <w:rPr>
          <w:rFonts w:cstheme="minorHAnsi"/>
          <w:sz w:val="24"/>
          <w:szCs w:val="24"/>
        </w:rPr>
      </w:pPr>
      <w:ins w:id="546" w:author="Sudhanshu Satyam" w:date="2020-08-19T10:22:00Z">
        <w:r>
          <w:rPr>
            <w:noProof/>
          </w:rPr>
          <w:drawing>
            <wp:inline distT="0" distB="0" distL="0" distR="0" wp14:anchorId="570BA864" wp14:editId="6ACE6810">
              <wp:extent cx="5943600" cy="2481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1580"/>
                      </a:xfrm>
                      <a:prstGeom prst="rect">
                        <a:avLst/>
                      </a:prstGeom>
                    </pic:spPr>
                  </pic:pic>
                </a:graphicData>
              </a:graphic>
            </wp:inline>
          </w:drawing>
        </w:r>
      </w:ins>
      <w:del w:id="547" w:author="Sudhanshu Satyam" w:date="2020-08-10T10:12:00Z">
        <w:r w:rsidR="006217D6" w:rsidDel="00915E34">
          <w:rPr>
            <w:noProof/>
          </w:rPr>
          <w:drawing>
            <wp:inline distT="0" distB="0" distL="0" distR="0" wp14:anchorId="27EA2B73" wp14:editId="306403C8">
              <wp:extent cx="5943600" cy="1522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22730"/>
                      </a:xfrm>
                      <a:prstGeom prst="rect">
                        <a:avLst/>
                      </a:prstGeom>
                    </pic:spPr>
                  </pic:pic>
                </a:graphicData>
              </a:graphic>
            </wp:inline>
          </w:drawing>
        </w:r>
      </w:del>
    </w:p>
    <w:p w14:paraId="4BD94695" w14:textId="77777777" w:rsidR="006217D6" w:rsidDel="00B32AF4" w:rsidRDefault="006217D6" w:rsidP="008A309C">
      <w:pPr>
        <w:rPr>
          <w:del w:id="548" w:author="Sudhanshu Satyam" w:date="2020-08-20T10:17:00Z"/>
          <w:rFonts w:cstheme="minorHAnsi"/>
          <w:sz w:val="24"/>
          <w:szCs w:val="24"/>
        </w:rPr>
      </w:pPr>
    </w:p>
    <w:p w14:paraId="50A0567D" w14:textId="2A22B6E1" w:rsidR="006217D6" w:rsidDel="00B32AF4" w:rsidRDefault="006217D6" w:rsidP="008A309C">
      <w:pPr>
        <w:rPr>
          <w:del w:id="549" w:author="Sudhanshu Satyam" w:date="2020-08-20T10:18:00Z"/>
          <w:rFonts w:cstheme="minorHAnsi"/>
          <w:sz w:val="24"/>
          <w:szCs w:val="24"/>
        </w:rPr>
      </w:pPr>
      <w:del w:id="550" w:author="Sudhanshu Satyam" w:date="2020-08-10T10:12:00Z">
        <w:r w:rsidDel="00915E34">
          <w:rPr>
            <w:noProof/>
          </w:rPr>
          <w:drawing>
            <wp:inline distT="0" distB="0" distL="0" distR="0" wp14:anchorId="31A8CF83" wp14:editId="5B122F47">
              <wp:extent cx="5943600" cy="1464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4310"/>
                      </a:xfrm>
                      <a:prstGeom prst="rect">
                        <a:avLst/>
                      </a:prstGeom>
                    </pic:spPr>
                  </pic:pic>
                </a:graphicData>
              </a:graphic>
            </wp:inline>
          </w:drawing>
        </w:r>
      </w:del>
    </w:p>
    <w:p w14:paraId="00A8BD87" w14:textId="4CEFDD64" w:rsidR="00915E34" w:rsidDel="00B32AF4" w:rsidRDefault="006217D6" w:rsidP="008A309C">
      <w:pPr>
        <w:rPr>
          <w:del w:id="551" w:author="Sudhanshu Satyam" w:date="2020-08-20T10:17:00Z"/>
          <w:rFonts w:cstheme="minorHAnsi"/>
          <w:sz w:val="24"/>
          <w:szCs w:val="24"/>
        </w:rPr>
      </w:pPr>
      <w:del w:id="552" w:author="Sudhanshu Satyam" w:date="2020-08-10T10:18:00Z">
        <w:r w:rsidDel="00EB698D">
          <w:rPr>
            <w:rFonts w:cstheme="minorHAnsi"/>
            <w:sz w:val="24"/>
            <w:szCs w:val="24"/>
          </w:rPr>
          <w:delText>Tomcat started with given port: 8</w:delText>
        </w:r>
      </w:del>
      <w:del w:id="553" w:author="Sudhanshu Satyam" w:date="2020-08-10T10:13:00Z">
        <w:r w:rsidDel="00915E34">
          <w:rPr>
            <w:rFonts w:cstheme="minorHAnsi"/>
            <w:sz w:val="24"/>
            <w:szCs w:val="24"/>
          </w:rPr>
          <w:delText>090</w:delText>
        </w:r>
      </w:del>
      <w:del w:id="554" w:author="Sudhanshu Satyam" w:date="2020-08-10T10:18:00Z">
        <w:r w:rsidDel="00EB698D">
          <w:rPr>
            <w:rFonts w:cstheme="minorHAnsi"/>
            <w:sz w:val="24"/>
            <w:szCs w:val="24"/>
          </w:rPr>
          <w:delText xml:space="preserve"> and application started on JVM. Now the application can be accessed through </w:delText>
        </w:r>
      </w:del>
      <w:del w:id="555" w:author="Sudhanshu Satyam" w:date="2020-08-10T10:13:00Z">
        <w:r w:rsidDel="00915E34">
          <w:rPr>
            <w:rFonts w:cstheme="minorHAnsi"/>
            <w:sz w:val="24"/>
            <w:szCs w:val="24"/>
          </w:rPr>
          <w:delText>SoapUI/PostMan/Curl or any other rest client</w:delText>
        </w:r>
      </w:del>
      <w:del w:id="556" w:author="Sudhanshu Satyam" w:date="2020-08-10T10:14:00Z">
        <w:r w:rsidDel="00915E34">
          <w:rPr>
            <w:rFonts w:cstheme="minorHAnsi"/>
            <w:sz w:val="24"/>
            <w:szCs w:val="24"/>
          </w:rPr>
          <w:delText xml:space="preserve">. </w:delText>
        </w:r>
      </w:del>
    </w:p>
    <w:p w14:paraId="578D6DD1" w14:textId="77777777" w:rsidR="00303480" w:rsidRDefault="00303480" w:rsidP="008A309C">
      <w:pPr>
        <w:rPr>
          <w:rFonts w:cstheme="minorHAnsi"/>
          <w:sz w:val="24"/>
          <w:szCs w:val="24"/>
        </w:rPr>
      </w:pPr>
    </w:p>
    <w:p w14:paraId="7BB5D68F" w14:textId="6A48CE44" w:rsidR="006F409E" w:rsidRDefault="00111205" w:rsidP="00847813">
      <w:pPr>
        <w:pStyle w:val="Heading2"/>
        <w:numPr>
          <w:ilvl w:val="0"/>
          <w:numId w:val="5"/>
        </w:numPr>
        <w:rPr>
          <w:rFonts w:cstheme="minorHAnsi"/>
          <w:sz w:val="24"/>
          <w:szCs w:val="24"/>
        </w:rPr>
      </w:pPr>
      <w:bookmarkStart w:id="557" w:name="_Toc48811282"/>
      <w:ins w:id="558" w:author="Sudhanshu Satyam" w:date="2020-08-19T10:25:00Z">
        <w:r>
          <w:rPr>
            <w:rStyle w:val="Heading2Char"/>
          </w:rPr>
          <w:t xml:space="preserve">Create </w:t>
        </w:r>
      </w:ins>
      <w:ins w:id="559" w:author="Sudhanshu Satyam" w:date="2020-08-19T10:27:00Z">
        <w:r w:rsidR="00D67076">
          <w:rPr>
            <w:rStyle w:val="Heading2Char"/>
          </w:rPr>
          <w:t>Rest Controller for CRUD operations:</w:t>
        </w:r>
      </w:ins>
      <w:bookmarkEnd w:id="557"/>
      <w:del w:id="560" w:author="Sudhanshu Satyam" w:date="2020-08-10T10:16:00Z">
        <w:r w:rsidR="00CB6051" w:rsidRPr="00C13D9E" w:rsidDel="009D291A">
          <w:rPr>
            <w:rStyle w:val="Heading2Char"/>
          </w:rPr>
          <w:delText xml:space="preserve">Deploy and </w:delText>
        </w:r>
        <w:r w:rsidR="00ED44CA" w:rsidRPr="00C13D9E" w:rsidDel="009D291A">
          <w:rPr>
            <w:rStyle w:val="Heading2Char"/>
          </w:rPr>
          <w:delText>Run</w:delText>
        </w:r>
        <w:r w:rsidR="00CB6051" w:rsidRPr="00C13D9E" w:rsidDel="009D291A">
          <w:rPr>
            <w:rStyle w:val="Heading2Char"/>
          </w:rPr>
          <w:delText xml:space="preserve"> on Docker</w:delText>
        </w:r>
      </w:del>
      <w:del w:id="561" w:author="Sudhanshu Satyam" w:date="2020-08-19T10:25:00Z">
        <w:r w:rsidR="00CB6051" w:rsidRPr="00C13D9E" w:rsidDel="00111205">
          <w:rPr>
            <w:rStyle w:val="Heading2Char"/>
          </w:rPr>
          <w:delText>:</w:delText>
        </w:r>
        <w:r w:rsidR="00CB6051" w:rsidRPr="00C13D9E" w:rsidDel="00111205">
          <w:rPr>
            <w:rFonts w:cstheme="minorHAnsi"/>
            <w:sz w:val="24"/>
            <w:szCs w:val="24"/>
          </w:rPr>
          <w:delText xml:space="preserve"> </w:delText>
        </w:r>
      </w:del>
    </w:p>
    <w:p w14:paraId="3384E03E" w14:textId="50CE2768" w:rsidR="004500E1" w:rsidRDefault="005A390D" w:rsidP="004500E1">
      <w:pPr>
        <w:pStyle w:val="ListParagraph"/>
        <w:ind w:left="360"/>
        <w:rPr>
          <w:ins w:id="562" w:author="Sudhanshu Satyam" w:date="2020-08-19T10:32:00Z"/>
        </w:rPr>
      </w:pPr>
      <w:ins w:id="563" w:author="Sudhanshu Satyam" w:date="2020-08-19T10:28:00Z">
        <w:r>
          <w:t xml:space="preserve">Create a Rest Controller class under </w:t>
        </w:r>
      </w:ins>
      <w:ins w:id="564" w:author="Sudhanshu Satyam" w:date="2020-08-19T10:30:00Z">
        <w:r>
          <w:t xml:space="preserve">‘controller’ </w:t>
        </w:r>
      </w:ins>
      <w:ins w:id="565" w:author="Sudhanshu Satyam" w:date="2020-08-19T10:29:00Z">
        <w:r>
          <w:t xml:space="preserve">sub-directory </w:t>
        </w:r>
      </w:ins>
      <w:ins w:id="566" w:author="Sudhanshu Satyam" w:date="2020-08-19T10:30:00Z">
        <w:r>
          <w:t xml:space="preserve">and name it </w:t>
        </w:r>
        <w:r w:rsidR="00E91F53">
          <w:t>‘user</w:t>
        </w:r>
      </w:ins>
      <w:ins w:id="567" w:author="Sudhanshu Satyam" w:date="2020-08-19T10:31:00Z">
        <w:r w:rsidR="00E91F53">
          <w:t>_</w:t>
        </w:r>
      </w:ins>
      <w:ins w:id="568" w:author="Sudhanshu Satyam" w:date="2020-08-19T10:30:00Z">
        <w:r w:rsidR="00E91F53">
          <w:t>controller.py’</w:t>
        </w:r>
      </w:ins>
    </w:p>
    <w:p w14:paraId="0FCAAABC" w14:textId="136ACB41" w:rsidR="00E91F53" w:rsidRDefault="00E91F53" w:rsidP="004500E1">
      <w:pPr>
        <w:pStyle w:val="ListParagraph"/>
        <w:ind w:left="360"/>
        <w:rPr>
          <w:ins w:id="569" w:author="Sudhanshu Satyam" w:date="2020-08-10T10:17:00Z"/>
        </w:rPr>
      </w:pPr>
      <w:ins w:id="570" w:author="Sudhanshu Satyam" w:date="2020-08-19T10:32:00Z">
        <w:r>
          <w:rPr>
            <w:noProof/>
          </w:rPr>
          <w:lastRenderedPageBreak/>
          <w:drawing>
            <wp:inline distT="0" distB="0" distL="0" distR="0" wp14:anchorId="03044A9E" wp14:editId="55774F6B">
              <wp:extent cx="5943600" cy="2460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60625"/>
                      </a:xfrm>
                      <a:prstGeom prst="rect">
                        <a:avLst/>
                      </a:prstGeom>
                    </pic:spPr>
                  </pic:pic>
                </a:graphicData>
              </a:graphic>
            </wp:inline>
          </w:drawing>
        </w:r>
      </w:ins>
    </w:p>
    <w:p w14:paraId="36108EAC" w14:textId="0C92505E" w:rsidR="004500E1" w:rsidRDefault="004500E1">
      <w:pPr>
        <w:pStyle w:val="ListParagraph"/>
        <w:ind w:left="360"/>
        <w:rPr>
          <w:ins w:id="571" w:author="Sudhanshu Satyam" w:date="2020-08-10T10:16:00Z"/>
        </w:rPr>
        <w:pPrChange w:id="572" w:author="Sudhanshu Satyam" w:date="2020-08-10T10:16:00Z">
          <w:pPr>
            <w:pStyle w:val="ListParagraph"/>
            <w:numPr>
              <w:numId w:val="5"/>
            </w:numPr>
            <w:ind w:left="360" w:hanging="360"/>
          </w:pPr>
        </w:pPrChange>
      </w:pPr>
    </w:p>
    <w:tbl>
      <w:tblPr>
        <w:tblStyle w:val="TableGrid"/>
        <w:tblW w:w="0" w:type="auto"/>
        <w:tblLook w:val="04A0" w:firstRow="1" w:lastRow="0" w:firstColumn="1" w:lastColumn="0" w:noHBand="0" w:noVBand="1"/>
      </w:tblPr>
      <w:tblGrid>
        <w:gridCol w:w="9350"/>
      </w:tblGrid>
      <w:tr w:rsidR="007346CD" w:rsidDel="004500E1" w14:paraId="568B9FE4" w14:textId="6E1FA3AE" w:rsidTr="007346CD">
        <w:trPr>
          <w:del w:id="573" w:author="Sudhanshu Satyam" w:date="2020-08-10T10:17:00Z"/>
        </w:trPr>
        <w:tc>
          <w:tcPr>
            <w:tcW w:w="9350" w:type="dxa"/>
          </w:tcPr>
          <w:p w14:paraId="1A50E7E5" w14:textId="40E6FAFA" w:rsidR="007346CD" w:rsidDel="004500E1" w:rsidRDefault="007346CD" w:rsidP="007346CD">
            <w:pPr>
              <w:autoSpaceDE w:val="0"/>
              <w:autoSpaceDN w:val="0"/>
              <w:adjustRightInd w:val="0"/>
              <w:rPr>
                <w:del w:id="574" w:author="Sudhanshu Satyam" w:date="2020-08-10T10:17:00Z"/>
                <w:rFonts w:ascii="Consolas" w:hAnsi="Consolas" w:cs="Consolas"/>
                <w:sz w:val="20"/>
                <w:szCs w:val="20"/>
              </w:rPr>
            </w:pPr>
            <w:del w:id="575" w:author="Sudhanshu Satyam" w:date="2020-08-10T10:17:00Z">
              <w:r w:rsidDel="004500E1">
                <w:rPr>
                  <w:rFonts w:ascii="Consolas" w:hAnsi="Consolas" w:cs="Consolas"/>
                  <w:sz w:val="20"/>
                  <w:szCs w:val="20"/>
                </w:rPr>
                <w:delText>FROM java:8</w:delText>
              </w:r>
            </w:del>
          </w:p>
          <w:p w14:paraId="2CDD05D9" w14:textId="767E7BF6" w:rsidR="007346CD" w:rsidDel="004500E1" w:rsidRDefault="007346CD" w:rsidP="007346CD">
            <w:pPr>
              <w:autoSpaceDE w:val="0"/>
              <w:autoSpaceDN w:val="0"/>
              <w:adjustRightInd w:val="0"/>
              <w:rPr>
                <w:del w:id="576" w:author="Sudhanshu Satyam" w:date="2020-08-10T10:17:00Z"/>
                <w:rFonts w:ascii="Consolas" w:hAnsi="Consolas" w:cs="Consolas"/>
                <w:sz w:val="20"/>
                <w:szCs w:val="20"/>
              </w:rPr>
            </w:pPr>
            <w:del w:id="577" w:author="Sudhanshu Satyam" w:date="2020-08-10T10:17:00Z">
              <w:r w:rsidDel="004500E1">
                <w:rPr>
                  <w:rFonts w:ascii="Consolas" w:hAnsi="Consolas" w:cs="Consolas"/>
                  <w:sz w:val="20"/>
                  <w:szCs w:val="20"/>
                </w:rPr>
                <w:delText>EXPOSE 8090</w:delText>
              </w:r>
            </w:del>
          </w:p>
          <w:p w14:paraId="36361E83" w14:textId="7C2A225F" w:rsidR="007346CD" w:rsidDel="004500E1" w:rsidRDefault="007346CD" w:rsidP="007346CD">
            <w:pPr>
              <w:autoSpaceDE w:val="0"/>
              <w:autoSpaceDN w:val="0"/>
              <w:adjustRightInd w:val="0"/>
              <w:rPr>
                <w:del w:id="578" w:author="Sudhanshu Satyam" w:date="2020-08-10T10:17:00Z"/>
                <w:rFonts w:ascii="Consolas" w:hAnsi="Consolas" w:cs="Consolas"/>
                <w:sz w:val="20"/>
                <w:szCs w:val="20"/>
              </w:rPr>
            </w:pPr>
            <w:del w:id="579" w:author="Sudhanshu Satyam" w:date="2020-08-10T10:17:00Z">
              <w:r w:rsidDel="004500E1">
                <w:rPr>
                  <w:rFonts w:ascii="Consolas" w:hAnsi="Consolas" w:cs="Consolas"/>
                  <w:sz w:val="20"/>
                  <w:szCs w:val="20"/>
                </w:rPr>
                <w:delText>ADD /target/S</w:delText>
              </w:r>
              <w:r w:rsidR="005E27F6" w:rsidDel="004500E1">
                <w:rPr>
                  <w:rFonts w:ascii="Consolas" w:hAnsi="Consolas" w:cs="Consolas"/>
                  <w:sz w:val="20"/>
                  <w:szCs w:val="20"/>
                </w:rPr>
                <w:delText>pringRestProject</w:delText>
              </w:r>
              <w:r w:rsidDel="004500E1">
                <w:rPr>
                  <w:rFonts w:ascii="Consolas" w:hAnsi="Consolas" w:cs="Consolas"/>
                  <w:sz w:val="20"/>
                  <w:szCs w:val="20"/>
                </w:rPr>
                <w:delText xml:space="preserve">.jar </w:delText>
              </w:r>
              <w:r w:rsidR="005E27F6" w:rsidDel="004500E1">
                <w:rPr>
                  <w:rFonts w:ascii="Consolas" w:hAnsi="Consolas" w:cs="Consolas"/>
                  <w:sz w:val="20"/>
                  <w:szCs w:val="20"/>
                </w:rPr>
                <w:delText>SpringRestProject</w:delText>
              </w:r>
              <w:r w:rsidDel="004500E1">
                <w:rPr>
                  <w:rFonts w:ascii="Consolas" w:hAnsi="Consolas" w:cs="Consolas"/>
                  <w:sz w:val="20"/>
                  <w:szCs w:val="20"/>
                </w:rPr>
                <w:delText>.jar</w:delText>
              </w:r>
            </w:del>
          </w:p>
          <w:p w14:paraId="6DBF14BE" w14:textId="45A1E01D" w:rsidR="007346CD" w:rsidDel="004500E1" w:rsidRDefault="007346CD" w:rsidP="007346CD">
            <w:pPr>
              <w:rPr>
                <w:del w:id="580" w:author="Sudhanshu Satyam" w:date="2020-08-10T10:17:00Z"/>
                <w:rFonts w:cstheme="minorHAnsi"/>
                <w:sz w:val="24"/>
                <w:szCs w:val="24"/>
              </w:rPr>
            </w:pPr>
            <w:del w:id="581" w:author="Sudhanshu Satyam" w:date="2020-08-10T10:17:00Z">
              <w:r w:rsidDel="004500E1">
                <w:rPr>
                  <w:rFonts w:ascii="Consolas" w:hAnsi="Consolas" w:cs="Consolas"/>
                  <w:sz w:val="20"/>
                  <w:szCs w:val="20"/>
                </w:rPr>
                <w:delText>ENTRYPOINT ["java", "-jar", "</w:delText>
              </w:r>
              <w:r w:rsidR="005E27F6" w:rsidDel="004500E1">
                <w:rPr>
                  <w:rFonts w:ascii="Consolas" w:hAnsi="Consolas" w:cs="Consolas"/>
                  <w:sz w:val="20"/>
                  <w:szCs w:val="20"/>
                </w:rPr>
                <w:delText>SpringRestProject</w:delText>
              </w:r>
              <w:r w:rsidDel="004500E1">
                <w:rPr>
                  <w:rFonts w:ascii="Consolas" w:hAnsi="Consolas" w:cs="Consolas"/>
                  <w:sz w:val="20"/>
                  <w:szCs w:val="20"/>
                </w:rPr>
                <w:delText>.jar"]</w:delText>
              </w:r>
            </w:del>
          </w:p>
        </w:tc>
      </w:tr>
    </w:tbl>
    <w:p w14:paraId="51D3EABE" w14:textId="77777777" w:rsidR="007346CD" w:rsidRPr="007346CD" w:rsidRDefault="007346CD" w:rsidP="008A309C">
      <w:pPr>
        <w:rPr>
          <w:rFonts w:cstheme="minorHAnsi"/>
          <w:sz w:val="24"/>
          <w:szCs w:val="24"/>
        </w:rPr>
      </w:pPr>
    </w:p>
    <w:p w14:paraId="4AAE6926" w14:textId="08835977" w:rsidR="005226FD" w:rsidDel="00380B5A" w:rsidRDefault="00D72AB8" w:rsidP="008A309C">
      <w:pPr>
        <w:rPr>
          <w:del w:id="582" w:author="Sudhanshu Satyam" w:date="2020-08-10T11:10:00Z"/>
          <w:rFonts w:cstheme="minorHAnsi"/>
          <w:sz w:val="24"/>
          <w:szCs w:val="24"/>
        </w:rPr>
      </w:pPr>
      <w:del w:id="583" w:author="Sudhanshu Satyam" w:date="2020-08-10T11:10:00Z">
        <w:r w:rsidDel="00380B5A">
          <w:rPr>
            <w:rFonts w:cstheme="minorHAnsi"/>
            <w:sz w:val="24"/>
            <w:szCs w:val="24"/>
          </w:rPr>
          <w:delText xml:space="preserve">Run on CMD (Open Command Prompt). </w:delText>
        </w:r>
        <w:bookmarkStart w:id="584" w:name="_Toc48811283"/>
        <w:bookmarkEnd w:id="584"/>
      </w:del>
    </w:p>
    <w:p w14:paraId="3A1ACF16" w14:textId="76CC630B" w:rsidR="00D72AB8" w:rsidDel="00380B5A" w:rsidRDefault="00D72AB8" w:rsidP="008A309C">
      <w:pPr>
        <w:rPr>
          <w:del w:id="585" w:author="Sudhanshu Satyam" w:date="2020-08-10T11:10:00Z"/>
          <w:rFonts w:cstheme="minorHAnsi"/>
          <w:sz w:val="24"/>
          <w:szCs w:val="24"/>
        </w:rPr>
      </w:pPr>
      <w:del w:id="586" w:author="Sudhanshu Satyam" w:date="2020-08-10T11:10:00Z">
        <w:r w:rsidDel="00380B5A">
          <w:rPr>
            <w:rFonts w:cstheme="minorHAnsi"/>
            <w:sz w:val="24"/>
            <w:szCs w:val="24"/>
          </w:rPr>
          <w:delText xml:space="preserve">Check the Docker Version: Execute Docker </w:delText>
        </w:r>
        <w:r w:rsidR="00352D46" w:rsidDel="00380B5A">
          <w:rPr>
            <w:rFonts w:cstheme="minorHAnsi"/>
            <w:sz w:val="24"/>
            <w:szCs w:val="24"/>
          </w:rPr>
          <w:delText>- -</w:delText>
        </w:r>
        <w:r w:rsidDel="00380B5A">
          <w:rPr>
            <w:rFonts w:cstheme="minorHAnsi"/>
            <w:sz w:val="24"/>
            <w:szCs w:val="24"/>
          </w:rPr>
          <w:delText>Version Command on Command prompt</w:delText>
        </w:r>
        <w:bookmarkStart w:id="587" w:name="_Toc48811284"/>
        <w:bookmarkEnd w:id="587"/>
      </w:del>
    </w:p>
    <w:p w14:paraId="4192E9EF" w14:textId="25A3F361" w:rsidR="00D72AB8" w:rsidDel="00380B5A" w:rsidRDefault="00AD1AB8" w:rsidP="008A309C">
      <w:pPr>
        <w:rPr>
          <w:del w:id="588" w:author="Sudhanshu Satyam" w:date="2020-08-10T11:10:00Z"/>
          <w:rFonts w:cstheme="minorHAnsi"/>
          <w:sz w:val="24"/>
          <w:szCs w:val="24"/>
        </w:rPr>
      </w:pPr>
      <w:del w:id="589" w:author="Sudhanshu Satyam" w:date="2020-08-10T11:10:00Z">
        <w:r w:rsidDel="00380B5A">
          <w:rPr>
            <w:rFonts w:cstheme="minorHAnsi"/>
            <w:sz w:val="24"/>
            <w:szCs w:val="24"/>
          </w:rPr>
          <w:delText>Check the docker Images: Docker images -a</w:delText>
        </w:r>
        <w:bookmarkStart w:id="590" w:name="_Toc48811285"/>
        <w:bookmarkEnd w:id="590"/>
      </w:del>
    </w:p>
    <w:p w14:paraId="3777132A" w14:textId="070DE07D" w:rsidR="00047913" w:rsidDel="00380B5A" w:rsidRDefault="00047913" w:rsidP="008A309C">
      <w:pPr>
        <w:rPr>
          <w:del w:id="591" w:author="Sudhanshu Satyam" w:date="2020-08-10T11:10:00Z"/>
          <w:rFonts w:cstheme="minorHAnsi"/>
          <w:sz w:val="24"/>
          <w:szCs w:val="24"/>
        </w:rPr>
      </w:pPr>
      <w:del w:id="592" w:author="Sudhanshu Satyam" w:date="2020-08-10T11:10:00Z">
        <w:r w:rsidDel="00380B5A">
          <w:rPr>
            <w:rFonts w:cstheme="minorHAnsi"/>
            <w:sz w:val="24"/>
            <w:szCs w:val="24"/>
          </w:rPr>
          <w:delText>(Before executing below commands, make sure you are in correct project path)</w:delText>
        </w:r>
        <w:bookmarkStart w:id="593" w:name="_Toc48811286"/>
        <w:bookmarkEnd w:id="593"/>
      </w:del>
    </w:p>
    <w:p w14:paraId="11BC572E" w14:textId="3B8CC01D" w:rsidR="00AD1AB8" w:rsidDel="00380B5A" w:rsidRDefault="00AD1AB8" w:rsidP="008A309C">
      <w:pPr>
        <w:rPr>
          <w:del w:id="594" w:author="Sudhanshu Satyam" w:date="2020-08-10T11:10:00Z"/>
          <w:rFonts w:cstheme="minorHAnsi"/>
          <w:sz w:val="24"/>
          <w:szCs w:val="24"/>
        </w:rPr>
      </w:pPr>
      <w:del w:id="595" w:author="Sudhanshu Satyam" w:date="2020-08-10T11:10:00Z">
        <w:r w:rsidDel="00380B5A">
          <w:rPr>
            <w:rFonts w:cstheme="minorHAnsi"/>
            <w:sz w:val="24"/>
            <w:szCs w:val="24"/>
          </w:rPr>
          <w:delText xml:space="preserve">Deploy on Docker: </w:delText>
        </w:r>
        <w:r w:rsidR="00187257" w:rsidDel="00380B5A">
          <w:rPr>
            <w:rFonts w:cstheme="minorHAnsi"/>
            <w:sz w:val="24"/>
            <w:szCs w:val="24"/>
          </w:rPr>
          <w:delText>docker build -f DockerFile -t springrestproject</w:delText>
        </w:r>
        <w:r w:rsidR="00067C5D" w:rsidDel="00380B5A">
          <w:rPr>
            <w:rFonts w:cstheme="minorHAnsi"/>
            <w:sz w:val="24"/>
            <w:szCs w:val="24"/>
          </w:rPr>
          <w:delText xml:space="preserve"> . </w:delText>
        </w:r>
        <w:bookmarkStart w:id="596" w:name="_Toc48811287"/>
        <w:bookmarkEnd w:id="596"/>
      </w:del>
    </w:p>
    <w:p w14:paraId="6622D18B" w14:textId="69B2B6EA" w:rsidR="00187257" w:rsidDel="00380B5A" w:rsidRDefault="0007018D" w:rsidP="008A309C">
      <w:pPr>
        <w:rPr>
          <w:del w:id="597" w:author="Sudhanshu Satyam" w:date="2020-08-10T11:10:00Z"/>
          <w:rFonts w:cstheme="minorHAnsi"/>
          <w:sz w:val="24"/>
          <w:szCs w:val="24"/>
        </w:rPr>
      </w:pPr>
      <w:del w:id="598" w:author="Sudhanshu Satyam" w:date="2020-08-10T11:10:00Z">
        <w:r w:rsidDel="00380B5A">
          <w:rPr>
            <w:rFonts w:cstheme="minorHAnsi"/>
            <w:sz w:val="24"/>
            <w:szCs w:val="24"/>
          </w:rPr>
          <w:delText xml:space="preserve">Run on Docker: docker run -p 8090:8090 springrestproject </w:delText>
        </w:r>
        <w:bookmarkStart w:id="599" w:name="_Toc48811288"/>
        <w:bookmarkEnd w:id="599"/>
      </w:del>
    </w:p>
    <w:p w14:paraId="1C84D81E" w14:textId="330689BF" w:rsidR="003E2779" w:rsidDel="00380B5A" w:rsidRDefault="003E2779" w:rsidP="008A309C">
      <w:pPr>
        <w:rPr>
          <w:del w:id="600" w:author="Sudhanshu Satyam" w:date="2020-08-10T11:10:00Z"/>
          <w:rFonts w:cstheme="minorHAnsi"/>
          <w:sz w:val="24"/>
          <w:szCs w:val="24"/>
        </w:rPr>
      </w:pPr>
      <w:del w:id="601" w:author="Sudhanshu Satyam" w:date="2020-08-10T11:10:00Z">
        <w:r w:rsidDel="00380B5A">
          <w:rPr>
            <w:noProof/>
          </w:rPr>
          <w:drawing>
            <wp:inline distT="0" distB="0" distL="0" distR="0" wp14:anchorId="11A1FD73" wp14:editId="577356D3">
              <wp:extent cx="5943600" cy="170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4340"/>
                      </a:xfrm>
                      <a:prstGeom prst="rect">
                        <a:avLst/>
                      </a:prstGeom>
                    </pic:spPr>
                  </pic:pic>
                </a:graphicData>
              </a:graphic>
            </wp:inline>
          </w:drawing>
        </w:r>
        <w:bookmarkStart w:id="602" w:name="_Toc48811289"/>
        <w:bookmarkEnd w:id="602"/>
      </w:del>
    </w:p>
    <w:p w14:paraId="720FF80C" w14:textId="1CDF28E0" w:rsidR="005226FD" w:rsidDel="00380B5A" w:rsidRDefault="005226FD">
      <w:pPr>
        <w:numPr>
          <w:ilvl w:val="0"/>
          <w:numId w:val="5"/>
        </w:numPr>
        <w:rPr>
          <w:del w:id="603" w:author="Sudhanshu Satyam" w:date="2020-08-10T11:10:00Z"/>
          <w:rFonts w:cstheme="minorHAnsi"/>
          <w:sz w:val="24"/>
          <w:szCs w:val="24"/>
        </w:rPr>
        <w:pPrChange w:id="604" w:author="Sudhanshu Satyam" w:date="2020-08-19T10:33:00Z">
          <w:pPr/>
        </w:pPrChange>
      </w:pPr>
      <w:bookmarkStart w:id="605" w:name="_Toc48811290"/>
      <w:bookmarkEnd w:id="605"/>
    </w:p>
    <w:p w14:paraId="7F3EBE94" w14:textId="66374FF6" w:rsidR="005226FD" w:rsidDel="00380B5A" w:rsidRDefault="00FA7AA3">
      <w:pPr>
        <w:numPr>
          <w:ilvl w:val="0"/>
          <w:numId w:val="5"/>
        </w:numPr>
        <w:rPr>
          <w:del w:id="606" w:author="Sudhanshu Satyam" w:date="2020-08-10T11:10:00Z"/>
          <w:rFonts w:cstheme="minorHAnsi"/>
          <w:sz w:val="24"/>
          <w:szCs w:val="24"/>
        </w:rPr>
        <w:pPrChange w:id="607" w:author="Sudhanshu Satyam" w:date="2020-08-19T10:33:00Z">
          <w:pPr/>
        </w:pPrChange>
      </w:pPr>
      <w:del w:id="608" w:author="Sudhanshu Satyam" w:date="2020-08-10T11:10:00Z">
        <w:r w:rsidDel="00380B5A">
          <w:rPr>
            <w:noProof/>
          </w:rPr>
          <w:drawing>
            <wp:inline distT="0" distB="0" distL="0" distR="0" wp14:anchorId="5016C955" wp14:editId="1E60A917">
              <wp:extent cx="5943600" cy="943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3610"/>
                      </a:xfrm>
                      <a:prstGeom prst="rect">
                        <a:avLst/>
                      </a:prstGeom>
                    </pic:spPr>
                  </pic:pic>
                </a:graphicData>
              </a:graphic>
            </wp:inline>
          </w:drawing>
        </w:r>
        <w:bookmarkStart w:id="609" w:name="_Toc48811291"/>
        <w:bookmarkEnd w:id="609"/>
      </w:del>
    </w:p>
    <w:p w14:paraId="6DD0C77A" w14:textId="69F94C47" w:rsidR="008A309C" w:rsidDel="00380B5A" w:rsidRDefault="008A309C">
      <w:pPr>
        <w:numPr>
          <w:ilvl w:val="0"/>
          <w:numId w:val="5"/>
        </w:numPr>
        <w:rPr>
          <w:del w:id="610" w:author="Sudhanshu Satyam" w:date="2020-08-10T11:10:00Z"/>
          <w:rFonts w:cstheme="minorHAnsi"/>
          <w:sz w:val="24"/>
          <w:szCs w:val="24"/>
        </w:rPr>
        <w:pPrChange w:id="611" w:author="Sudhanshu Satyam" w:date="2020-08-19T10:33:00Z">
          <w:pPr/>
        </w:pPrChange>
      </w:pPr>
      <w:del w:id="612" w:author="Sudhanshu Satyam" w:date="2020-08-10T11:10:00Z">
        <w:r w:rsidDel="00380B5A">
          <w:rPr>
            <w:rFonts w:cstheme="minorHAnsi"/>
            <w:sz w:val="24"/>
            <w:szCs w:val="24"/>
          </w:rPr>
          <w:delText xml:space="preserve"> </w:delText>
        </w:r>
        <w:bookmarkStart w:id="613" w:name="_Toc48811292"/>
        <w:bookmarkEnd w:id="613"/>
      </w:del>
    </w:p>
    <w:p w14:paraId="1734DA98" w14:textId="76521DE3" w:rsidR="00051EFA" w:rsidRDefault="00051EFA" w:rsidP="00051EFA">
      <w:pPr>
        <w:pStyle w:val="Heading2"/>
        <w:numPr>
          <w:ilvl w:val="0"/>
          <w:numId w:val="5"/>
        </w:numPr>
        <w:rPr>
          <w:ins w:id="614" w:author="Sudhanshu Satyam" w:date="2020-08-19T10:34:00Z"/>
        </w:rPr>
      </w:pPr>
      <w:bookmarkStart w:id="615" w:name="_Toc48811293"/>
      <w:ins w:id="616" w:author="Sudhanshu Satyam" w:date="2020-08-19T10:33:00Z">
        <w:r>
          <w:t>Create model</w:t>
        </w:r>
      </w:ins>
      <w:ins w:id="617" w:author="Sudhanshu Satyam" w:date="2020-08-19T10:34:00Z">
        <w:r>
          <w:t xml:space="preserve"> for MongoDB interaction:</w:t>
        </w:r>
        <w:bookmarkEnd w:id="615"/>
      </w:ins>
    </w:p>
    <w:p w14:paraId="475193A9" w14:textId="19D834C1" w:rsidR="00051EFA" w:rsidRDefault="00051EFA" w:rsidP="00051EFA">
      <w:pPr>
        <w:ind w:left="360"/>
        <w:rPr>
          <w:ins w:id="618" w:author="Sudhanshu Satyam" w:date="2020-08-19T10:54:00Z"/>
        </w:rPr>
      </w:pPr>
      <w:ins w:id="619" w:author="Sudhanshu Satyam" w:date="2020-08-19T10:34:00Z">
        <w:r>
          <w:t>Create a model class and name it ‘userDetails.py’</w:t>
        </w:r>
      </w:ins>
      <w:ins w:id="620" w:author="Sudhanshu Satyam" w:date="2020-08-19T10:35:00Z">
        <w:r>
          <w:t xml:space="preserve"> under ‘models’  sub-directory</w:t>
        </w:r>
      </w:ins>
    </w:p>
    <w:p w14:paraId="166CA1B7" w14:textId="56261443" w:rsidR="00D7089A" w:rsidRPr="00051EFA" w:rsidRDefault="00D7089A">
      <w:pPr>
        <w:ind w:left="360"/>
        <w:rPr>
          <w:ins w:id="621" w:author="Sudhanshu Satyam" w:date="2020-08-19T10:33:00Z"/>
          <w:rPrChange w:id="622" w:author="Sudhanshu Satyam" w:date="2020-08-19T10:34:00Z">
            <w:rPr>
              <w:ins w:id="623" w:author="Sudhanshu Satyam" w:date="2020-08-19T10:33:00Z"/>
            </w:rPr>
          </w:rPrChange>
        </w:rPr>
        <w:pPrChange w:id="624" w:author="Sudhanshu Satyam" w:date="2020-08-19T10:34:00Z">
          <w:pPr>
            <w:pStyle w:val="Heading2"/>
          </w:pPr>
        </w:pPrChange>
      </w:pPr>
      <w:ins w:id="625" w:author="Sudhanshu Satyam" w:date="2020-08-19T10:56:00Z">
        <w:r>
          <w:rPr>
            <w:noProof/>
          </w:rPr>
          <w:drawing>
            <wp:inline distT="0" distB="0" distL="0" distR="0" wp14:anchorId="0DE43106" wp14:editId="2B36E6F7">
              <wp:extent cx="5943600" cy="26790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9065"/>
                      </a:xfrm>
                      <a:prstGeom prst="rect">
                        <a:avLst/>
                      </a:prstGeom>
                    </pic:spPr>
                  </pic:pic>
                </a:graphicData>
              </a:graphic>
            </wp:inline>
          </w:drawing>
        </w:r>
      </w:ins>
    </w:p>
    <w:p w14:paraId="574E9D81" w14:textId="625EE2CA" w:rsidR="00D0558A" w:rsidRDefault="00D0558A" w:rsidP="00D0558A">
      <w:pPr>
        <w:pStyle w:val="Heading2"/>
        <w:numPr>
          <w:ilvl w:val="0"/>
          <w:numId w:val="5"/>
        </w:numPr>
        <w:rPr>
          <w:ins w:id="626" w:author="Sudhanshu Satyam" w:date="2020-08-19T10:59:00Z"/>
        </w:rPr>
      </w:pPr>
      <w:bookmarkStart w:id="627" w:name="_Toc48811294"/>
      <w:ins w:id="628" w:author="Sudhanshu Satyam" w:date="2020-08-19T10:57:00Z">
        <w:r>
          <w:t xml:space="preserve">Configure password </w:t>
        </w:r>
      </w:ins>
      <w:ins w:id="629" w:author="Sudhanshu Satyam" w:date="2020-08-20T10:02:00Z">
        <w:r w:rsidR="0050575B">
          <w:t>s</w:t>
        </w:r>
      </w:ins>
      <w:ins w:id="630" w:author="Sudhanshu Satyam" w:date="2020-08-19T10:57:00Z">
        <w:r>
          <w:t xml:space="preserve">ecurity &amp; </w:t>
        </w:r>
      </w:ins>
      <w:ins w:id="631" w:author="Sudhanshu Satyam" w:date="2020-08-19T10:58:00Z">
        <w:r>
          <w:t xml:space="preserve"> JWT authentication:</w:t>
        </w:r>
      </w:ins>
      <w:bookmarkEnd w:id="627"/>
    </w:p>
    <w:p w14:paraId="364BC03F" w14:textId="39FD68E9" w:rsidR="006E04CB" w:rsidRDefault="006E04CB" w:rsidP="006E04CB">
      <w:pPr>
        <w:ind w:left="360"/>
        <w:rPr>
          <w:ins w:id="632" w:author="Sudhanshu Satyam" w:date="2020-08-19T11:03:00Z"/>
        </w:rPr>
      </w:pPr>
      <w:ins w:id="633" w:author="Sudhanshu Satyam" w:date="2020-08-19T10:59:00Z">
        <w:r>
          <w:t xml:space="preserve">Create </w:t>
        </w:r>
      </w:ins>
      <w:ins w:id="634" w:author="Sudhanshu Satyam" w:date="2020-08-19T11:01:00Z">
        <w:r>
          <w:t>‘password_encoder.py’ class under ‘security’ sub-directory for password encryption</w:t>
        </w:r>
      </w:ins>
      <w:ins w:id="635" w:author="Sudhanshu Satyam" w:date="2020-08-19T11:02:00Z">
        <w:r>
          <w:t xml:space="preserve"> based on Salt &amp; SHA-256 algorithm. Create a separate class</w:t>
        </w:r>
      </w:ins>
      <w:ins w:id="636" w:author="Sudhanshu Satyam" w:date="2020-08-19T11:04:00Z">
        <w:r>
          <w:t xml:space="preserve"> </w:t>
        </w:r>
      </w:ins>
      <w:ins w:id="637" w:author="Sudhanshu Satyam" w:date="2020-08-19T11:03:00Z">
        <w:r>
          <w:t>(</w:t>
        </w:r>
      </w:ins>
      <w:ins w:id="638" w:author="Sudhanshu Satyam" w:date="2020-08-19T11:04:00Z">
        <w:r>
          <w:t>identity.py)</w:t>
        </w:r>
      </w:ins>
      <w:ins w:id="639" w:author="Sudhanshu Satyam" w:date="2020-08-19T11:02:00Z">
        <w:r>
          <w:t xml:space="preserve"> </w:t>
        </w:r>
      </w:ins>
      <w:ins w:id="640" w:author="Sudhanshu Satyam" w:date="2020-08-19T11:03:00Z">
        <w:r>
          <w:t>under same sub-directory for identity and access management based on JWT authentication.</w:t>
        </w:r>
      </w:ins>
    </w:p>
    <w:p w14:paraId="7707681B" w14:textId="154300D6" w:rsidR="006E04CB" w:rsidRDefault="006E04CB" w:rsidP="006E04CB">
      <w:pPr>
        <w:ind w:left="360"/>
        <w:rPr>
          <w:ins w:id="641" w:author="Sudhanshu Satyam" w:date="2020-08-19T11:05:00Z"/>
        </w:rPr>
      </w:pPr>
      <w:ins w:id="642" w:author="Sudhanshu Satyam" w:date="2020-08-19T11:04:00Z">
        <w:r>
          <w:rPr>
            <w:noProof/>
          </w:rPr>
          <w:lastRenderedPageBreak/>
          <w:drawing>
            <wp:inline distT="0" distB="0" distL="0" distR="0" wp14:anchorId="50C11E78" wp14:editId="21BE1BF3">
              <wp:extent cx="5943600" cy="25330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33015"/>
                      </a:xfrm>
                      <a:prstGeom prst="rect">
                        <a:avLst/>
                      </a:prstGeom>
                    </pic:spPr>
                  </pic:pic>
                </a:graphicData>
              </a:graphic>
            </wp:inline>
          </w:drawing>
        </w:r>
      </w:ins>
    </w:p>
    <w:p w14:paraId="4683D720" w14:textId="37D69051" w:rsidR="006E04CB" w:rsidRPr="006E04CB" w:rsidRDefault="006E04CB">
      <w:pPr>
        <w:ind w:left="360"/>
        <w:rPr>
          <w:ins w:id="643" w:author="Sudhanshu Satyam" w:date="2020-08-19T10:57:00Z"/>
          <w:rPrChange w:id="644" w:author="Sudhanshu Satyam" w:date="2020-08-19T10:59:00Z">
            <w:rPr>
              <w:ins w:id="645" w:author="Sudhanshu Satyam" w:date="2020-08-19T10:57:00Z"/>
            </w:rPr>
          </w:rPrChange>
        </w:rPr>
        <w:pPrChange w:id="646" w:author="Sudhanshu Satyam" w:date="2020-08-19T10:59:00Z">
          <w:pPr>
            <w:pStyle w:val="Heading2"/>
          </w:pPr>
        </w:pPrChange>
      </w:pPr>
      <w:ins w:id="647" w:author="Sudhanshu Satyam" w:date="2020-08-19T11:05:00Z">
        <w:r>
          <w:rPr>
            <w:noProof/>
          </w:rPr>
          <w:drawing>
            <wp:inline distT="0" distB="0" distL="0" distR="0" wp14:anchorId="3D6B5129" wp14:editId="2E9FDC12">
              <wp:extent cx="5943600" cy="25888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8895"/>
                      </a:xfrm>
                      <a:prstGeom prst="rect">
                        <a:avLst/>
                      </a:prstGeom>
                    </pic:spPr>
                  </pic:pic>
                </a:graphicData>
              </a:graphic>
            </wp:inline>
          </w:drawing>
        </w:r>
      </w:ins>
    </w:p>
    <w:p w14:paraId="42BAE375" w14:textId="373CD1E1" w:rsidR="00997DC5" w:rsidRDefault="00997DC5" w:rsidP="00997DC5">
      <w:pPr>
        <w:pStyle w:val="Heading2"/>
        <w:numPr>
          <w:ilvl w:val="0"/>
          <w:numId w:val="5"/>
        </w:numPr>
        <w:rPr>
          <w:ins w:id="648" w:author="Sudhanshu Satyam" w:date="2020-08-19T11:07:00Z"/>
        </w:rPr>
      </w:pPr>
      <w:bookmarkStart w:id="649" w:name="_Toc48811295"/>
      <w:ins w:id="650" w:author="Sudhanshu Satyam" w:date="2020-08-19T11:06:00Z">
        <w:r>
          <w:t>Create WSGI component:</w:t>
        </w:r>
      </w:ins>
      <w:bookmarkEnd w:id="649"/>
    </w:p>
    <w:p w14:paraId="5FF64937" w14:textId="77777777" w:rsidR="00997DC5" w:rsidRDefault="00997DC5" w:rsidP="00997DC5">
      <w:pPr>
        <w:ind w:left="360"/>
        <w:rPr>
          <w:ins w:id="651" w:author="Sudhanshu Satyam" w:date="2020-08-19T11:11:00Z"/>
        </w:rPr>
      </w:pPr>
      <w:ins w:id="652" w:author="Sudhanshu Satyam" w:date="2020-08-19T11:07:00Z">
        <w:r>
          <w:t>Create a WSGI component(deploy.wsgi) on top of F</w:t>
        </w:r>
      </w:ins>
      <w:ins w:id="653" w:author="Sudhanshu Satyam" w:date="2020-08-19T11:08:00Z">
        <w:r>
          <w:t xml:space="preserve">lask Server to make it a production ready WSGI server. This extended feature can then be integrated </w:t>
        </w:r>
      </w:ins>
      <w:ins w:id="654" w:author="Sudhanshu Satyam" w:date="2020-08-19T11:09:00Z">
        <w:r>
          <w:t>with Web Servers (Apache, IIS, NGINX</w:t>
        </w:r>
      </w:ins>
      <w:ins w:id="655" w:author="Sudhanshu Satyam" w:date="2020-08-19T11:10:00Z">
        <w:r>
          <w:t xml:space="preserve"> …) </w:t>
        </w:r>
      </w:ins>
      <w:ins w:id="656" w:author="Sudhanshu Satyam" w:date="2020-08-19T11:11:00Z">
        <w:r>
          <w:t>or even can be hosted to various Cloud platforms (AWS, GCP….)</w:t>
        </w:r>
      </w:ins>
    </w:p>
    <w:p w14:paraId="334C76B6" w14:textId="502F63DD" w:rsidR="00997DC5" w:rsidRPr="00997DC5" w:rsidRDefault="00997DC5">
      <w:pPr>
        <w:ind w:left="360"/>
        <w:rPr>
          <w:ins w:id="657" w:author="Sudhanshu Satyam" w:date="2020-08-19T11:06:00Z"/>
          <w:rPrChange w:id="658" w:author="Sudhanshu Satyam" w:date="2020-08-19T11:07:00Z">
            <w:rPr>
              <w:ins w:id="659" w:author="Sudhanshu Satyam" w:date="2020-08-19T11:06:00Z"/>
            </w:rPr>
          </w:rPrChange>
        </w:rPr>
        <w:pPrChange w:id="660" w:author="Sudhanshu Satyam" w:date="2020-08-19T11:07:00Z">
          <w:pPr>
            <w:pStyle w:val="Heading2"/>
          </w:pPr>
        </w:pPrChange>
      </w:pPr>
      <w:ins w:id="661" w:author="Sudhanshu Satyam" w:date="2020-08-19T11:12:00Z">
        <w:r>
          <w:rPr>
            <w:noProof/>
          </w:rPr>
          <w:lastRenderedPageBreak/>
          <w:drawing>
            <wp:inline distT="0" distB="0" distL="0" distR="0" wp14:anchorId="4516E948" wp14:editId="2534AA1B">
              <wp:extent cx="5943600" cy="25565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6510"/>
                      </a:xfrm>
                      <a:prstGeom prst="rect">
                        <a:avLst/>
                      </a:prstGeom>
                    </pic:spPr>
                  </pic:pic>
                </a:graphicData>
              </a:graphic>
            </wp:inline>
          </w:drawing>
        </w:r>
      </w:ins>
      <w:ins w:id="662" w:author="Sudhanshu Satyam" w:date="2020-08-19T11:11:00Z">
        <w:r>
          <w:t xml:space="preserve"> </w:t>
        </w:r>
      </w:ins>
    </w:p>
    <w:p w14:paraId="19432C12" w14:textId="3A07F996" w:rsidR="002D4904" w:rsidDel="00151586" w:rsidRDefault="00FA7AA3" w:rsidP="00DA2FB1">
      <w:pPr>
        <w:pStyle w:val="Heading1"/>
        <w:rPr>
          <w:del w:id="663" w:author="Sudhanshu Satyam" w:date="2020-08-19T11:13:00Z"/>
          <w:rFonts w:cstheme="minorHAnsi"/>
          <w:sz w:val="24"/>
          <w:szCs w:val="24"/>
        </w:rPr>
      </w:pPr>
      <w:del w:id="664" w:author="Sudhanshu Satyam" w:date="2020-08-10T11:12:00Z">
        <w:r w:rsidRPr="002D4904" w:rsidDel="001C2EF8">
          <w:rPr>
            <w:rStyle w:val="Heading1Char"/>
          </w:rPr>
          <w:delText>Test the webservices</w:delText>
        </w:r>
      </w:del>
      <w:del w:id="665" w:author="Sudhanshu Satyam" w:date="2020-08-19T11:13:00Z">
        <w:r w:rsidRPr="002D4904" w:rsidDel="00151586">
          <w:rPr>
            <w:rStyle w:val="Heading1Char"/>
          </w:rPr>
          <w:delText>:</w:delText>
        </w:r>
        <w:r w:rsidRPr="002D4904" w:rsidDel="00151586">
          <w:rPr>
            <w:rFonts w:cstheme="minorHAnsi"/>
            <w:b/>
            <w:bCs/>
            <w:sz w:val="24"/>
            <w:szCs w:val="24"/>
          </w:rPr>
          <w:delText xml:space="preserve"> </w:delText>
        </w:r>
        <w:r w:rsidRPr="002D4904" w:rsidDel="00151586">
          <w:rPr>
            <w:rFonts w:cstheme="minorHAnsi"/>
            <w:sz w:val="24"/>
            <w:szCs w:val="24"/>
          </w:rPr>
          <w:delText xml:space="preserve"> </w:delText>
        </w:r>
      </w:del>
    </w:p>
    <w:p w14:paraId="43DADC11" w14:textId="5EFEBA45" w:rsidR="009E47F8" w:rsidRPr="002D4904" w:rsidDel="00151586" w:rsidRDefault="00FA7AA3" w:rsidP="002D4904">
      <w:pPr>
        <w:rPr>
          <w:del w:id="666" w:author="Sudhanshu Satyam" w:date="2020-08-19T11:13:00Z"/>
          <w:rFonts w:cstheme="minorHAnsi"/>
          <w:sz w:val="24"/>
          <w:szCs w:val="24"/>
        </w:rPr>
      </w:pPr>
      <w:del w:id="667" w:author="Sudhanshu Satyam" w:date="2020-08-10T11:17:00Z">
        <w:r w:rsidRPr="002D4904" w:rsidDel="009E47F8">
          <w:rPr>
            <w:rFonts w:cstheme="minorHAnsi"/>
            <w:sz w:val="24"/>
            <w:szCs w:val="24"/>
          </w:rPr>
          <w:delText xml:space="preserve">After deploying on Docker or Spring boot, the web services can be tested through Soap UI. </w:delText>
        </w:r>
      </w:del>
    </w:p>
    <w:p w14:paraId="78EB2A49" w14:textId="77C251EE" w:rsidR="0046663B" w:rsidRPr="009E47F8" w:rsidDel="00151586" w:rsidRDefault="000B3C61">
      <w:pPr>
        <w:ind w:left="360"/>
        <w:rPr>
          <w:del w:id="668" w:author="Sudhanshu Satyam" w:date="2020-08-19T11:13:00Z"/>
          <w:rPrChange w:id="669" w:author="Sudhanshu Satyam" w:date="2020-08-10T11:21:00Z">
            <w:rPr>
              <w:del w:id="670" w:author="Sudhanshu Satyam" w:date="2020-08-19T11:13:00Z"/>
            </w:rPr>
          </w:rPrChange>
        </w:rPr>
        <w:pPrChange w:id="671" w:author="Sudhanshu Satyam" w:date="2020-08-10T11:21:00Z">
          <w:pPr>
            <w:pStyle w:val="Heading2"/>
            <w:numPr>
              <w:numId w:val="6"/>
            </w:numPr>
            <w:ind w:left="360" w:hanging="360"/>
          </w:pPr>
        </w:pPrChange>
      </w:pPr>
      <w:del w:id="672" w:author="Sudhanshu Satyam" w:date="2020-08-10T11:19:00Z">
        <w:r w:rsidRPr="00B26D55" w:rsidDel="009E47F8">
          <w:delText>Sign-up</w:delText>
        </w:r>
        <w:r w:rsidR="00753CCC" w:rsidDel="009E47F8">
          <w:delText xml:space="preserve"> Webservice</w:delText>
        </w:r>
        <w:r w:rsidRPr="00B26D55" w:rsidDel="009E47F8">
          <w:delText>:</w:delText>
        </w:r>
      </w:del>
    </w:p>
    <w:p w14:paraId="12F98035" w14:textId="7C77D646" w:rsidR="008F6ACF" w:rsidRPr="000B3C61" w:rsidDel="009E47F8" w:rsidRDefault="008F6ACF">
      <w:pPr>
        <w:ind w:left="720"/>
        <w:rPr>
          <w:del w:id="673" w:author="Sudhanshu Satyam" w:date="2020-08-10T11:19:00Z"/>
          <w:rFonts w:cstheme="minorHAnsi"/>
          <w:sz w:val="24"/>
          <w:szCs w:val="24"/>
        </w:rPr>
        <w:pPrChange w:id="674" w:author="Sudhanshu Satyam" w:date="2020-08-10T11:19:00Z">
          <w:pPr>
            <w:ind w:left="1080"/>
          </w:pPr>
        </w:pPrChange>
      </w:pPr>
      <w:del w:id="675" w:author="Sudhanshu Satyam" w:date="2020-08-10T11:19:00Z">
        <w:r w:rsidRPr="000B3C61" w:rsidDel="009E47F8">
          <w:rPr>
            <w:rFonts w:cstheme="minorHAnsi"/>
            <w:sz w:val="24"/>
            <w:szCs w:val="24"/>
          </w:rPr>
          <w:delText xml:space="preserve">On Soap UI, create a new Rest Project and </w:delText>
        </w:r>
        <w:r w:rsidR="00190E8B" w:rsidRPr="000B3C61" w:rsidDel="009E47F8">
          <w:rPr>
            <w:rFonts w:cstheme="minorHAnsi"/>
            <w:sz w:val="24"/>
            <w:szCs w:val="24"/>
          </w:rPr>
          <w:delText xml:space="preserve">enter the URL: </w:delText>
        </w:r>
        <w:r w:rsidR="00190E8B" w:rsidRPr="009E47F8" w:rsidDel="009E47F8">
          <w:rPr>
            <w:rPrChange w:id="676" w:author="Sudhanshu Satyam" w:date="2020-08-10T11:19:00Z">
              <w:rPr>
                <w:rStyle w:val="Hyperlink"/>
                <w:rFonts w:cstheme="minorHAnsi"/>
                <w:sz w:val="24"/>
                <w:szCs w:val="24"/>
              </w:rPr>
            </w:rPrChange>
          </w:rPr>
          <w:delText>http://localhost:8090/sign-up</w:delText>
        </w:r>
      </w:del>
    </w:p>
    <w:p w14:paraId="0C332F89" w14:textId="36059CF3" w:rsidR="00190E8B" w:rsidDel="009E47F8" w:rsidRDefault="00190E8B">
      <w:pPr>
        <w:pStyle w:val="ListParagraph"/>
        <w:rPr>
          <w:del w:id="677" w:author="Sudhanshu Satyam" w:date="2020-08-10T11:19:00Z"/>
          <w:rFonts w:cstheme="minorHAnsi"/>
          <w:sz w:val="24"/>
          <w:szCs w:val="24"/>
        </w:rPr>
      </w:pPr>
    </w:p>
    <w:p w14:paraId="1062DB97" w14:textId="780F5410" w:rsidR="00190E8B" w:rsidRPr="009E47F8" w:rsidDel="009E47F8" w:rsidRDefault="00190E8B">
      <w:pPr>
        <w:ind w:left="720"/>
        <w:rPr>
          <w:del w:id="678" w:author="Sudhanshu Satyam" w:date="2020-08-10T11:21:00Z"/>
          <w:rFonts w:cstheme="minorHAnsi"/>
          <w:sz w:val="24"/>
          <w:szCs w:val="24"/>
          <w:rPrChange w:id="679" w:author="Sudhanshu Satyam" w:date="2020-08-10T11:19:00Z">
            <w:rPr>
              <w:del w:id="680" w:author="Sudhanshu Satyam" w:date="2020-08-10T11:21:00Z"/>
            </w:rPr>
          </w:rPrChange>
        </w:rPr>
        <w:pPrChange w:id="681" w:author="Sudhanshu Satyam" w:date="2020-08-10T11:19:00Z">
          <w:pPr>
            <w:pStyle w:val="ListParagraph"/>
          </w:pPr>
        </w:pPrChange>
      </w:pPr>
      <w:del w:id="682" w:author="Sudhanshu Satyam" w:date="2020-08-10T11:19:00Z">
        <w:r w:rsidRPr="009E47F8" w:rsidDel="009E47F8">
          <w:rPr>
            <w:rFonts w:cstheme="minorHAnsi"/>
            <w:sz w:val="24"/>
            <w:szCs w:val="24"/>
            <w:rPrChange w:id="683" w:author="Sudhanshu Satyam" w:date="2020-08-10T11:19:00Z">
              <w:rPr/>
            </w:rPrChange>
          </w:rPr>
          <w:delText>(Note: localhost is your local system, port: which are defined in application, sign-up is webservice name that defined in step 4)</w:delText>
        </w:r>
      </w:del>
    </w:p>
    <w:p w14:paraId="7F18F075" w14:textId="74CE1C02" w:rsidR="001B2ACF" w:rsidRPr="009E47F8" w:rsidDel="00151586" w:rsidRDefault="001B2ACF">
      <w:pPr>
        <w:ind w:left="720"/>
        <w:rPr>
          <w:del w:id="684" w:author="Sudhanshu Satyam" w:date="2020-08-19T11:13:00Z"/>
          <w:rFonts w:cstheme="minorHAnsi"/>
          <w:sz w:val="24"/>
          <w:szCs w:val="24"/>
          <w:rPrChange w:id="685" w:author="Sudhanshu Satyam" w:date="2020-08-10T11:21:00Z">
            <w:rPr>
              <w:del w:id="686" w:author="Sudhanshu Satyam" w:date="2020-08-19T11:13:00Z"/>
            </w:rPr>
          </w:rPrChange>
        </w:rPr>
        <w:pPrChange w:id="687" w:author="Sudhanshu Satyam" w:date="2020-08-10T11:21:00Z">
          <w:pPr>
            <w:pStyle w:val="ListParagraph"/>
          </w:pPr>
        </w:pPrChange>
      </w:pPr>
    </w:p>
    <w:p w14:paraId="3DCFB08F" w14:textId="5C2DC4F3" w:rsidR="001B2ACF" w:rsidDel="00151586" w:rsidRDefault="001B2ACF" w:rsidP="008F6ACF">
      <w:pPr>
        <w:pStyle w:val="ListParagraph"/>
        <w:rPr>
          <w:del w:id="688" w:author="Sudhanshu Satyam" w:date="2020-08-19T11:13:00Z"/>
          <w:rFonts w:cstheme="minorHAnsi"/>
          <w:sz w:val="24"/>
          <w:szCs w:val="24"/>
        </w:rPr>
      </w:pPr>
      <w:del w:id="689" w:author="Sudhanshu Satyam" w:date="2020-08-10T11:23:00Z">
        <w:r w:rsidDel="009E47F8">
          <w:rPr>
            <w:noProof/>
          </w:rPr>
          <w:drawing>
            <wp:inline distT="0" distB="0" distL="0" distR="0" wp14:anchorId="602EC611" wp14:editId="42400165">
              <wp:extent cx="5943600" cy="3973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73830"/>
                      </a:xfrm>
                      <a:prstGeom prst="rect">
                        <a:avLst/>
                      </a:prstGeom>
                    </pic:spPr>
                  </pic:pic>
                </a:graphicData>
              </a:graphic>
            </wp:inline>
          </w:drawing>
        </w:r>
      </w:del>
    </w:p>
    <w:p w14:paraId="79ED14A6" w14:textId="62E993B0" w:rsidR="001B2ACF" w:rsidDel="00151586" w:rsidRDefault="001B2ACF" w:rsidP="008F6ACF">
      <w:pPr>
        <w:pStyle w:val="ListParagraph"/>
        <w:rPr>
          <w:del w:id="690" w:author="Sudhanshu Satyam" w:date="2020-08-19T11:13:00Z"/>
          <w:rFonts w:cstheme="minorHAnsi"/>
          <w:sz w:val="24"/>
          <w:szCs w:val="24"/>
        </w:rPr>
      </w:pPr>
    </w:p>
    <w:p w14:paraId="5B022C75" w14:textId="74710BDE" w:rsidR="001B2ACF" w:rsidDel="00AD64D3" w:rsidRDefault="001B2ACF">
      <w:pPr>
        <w:rPr>
          <w:del w:id="691" w:author="Sudhanshu Satyam" w:date="2020-08-10T11:25:00Z"/>
          <w:rFonts w:cstheme="minorHAnsi"/>
          <w:sz w:val="24"/>
          <w:szCs w:val="24"/>
        </w:rPr>
        <w:pPrChange w:id="692" w:author="Sudhanshu Satyam" w:date="2020-08-10T11:33:00Z">
          <w:pPr>
            <w:pStyle w:val="ListParagraph"/>
          </w:pPr>
        </w:pPrChange>
      </w:pPr>
      <w:del w:id="693" w:author="Sudhanshu Satyam" w:date="2020-08-10T11:25:00Z">
        <w:r w:rsidDel="00AD64D3">
          <w:rPr>
            <w:rFonts w:cstheme="minorHAnsi"/>
            <w:sz w:val="24"/>
            <w:szCs w:val="24"/>
          </w:rPr>
          <w:delText>Parameters:</w:delText>
        </w:r>
      </w:del>
    </w:p>
    <w:p w14:paraId="5E7810AD" w14:textId="5D740049" w:rsidR="001B2ACF" w:rsidDel="00AD64D3" w:rsidRDefault="001B2ACF">
      <w:pPr>
        <w:rPr>
          <w:del w:id="694" w:author="Sudhanshu Satyam" w:date="2020-08-10T11:25:00Z"/>
          <w:rFonts w:cstheme="minorHAnsi"/>
          <w:sz w:val="24"/>
          <w:szCs w:val="24"/>
        </w:rPr>
        <w:pPrChange w:id="695" w:author="Sudhanshu Satyam" w:date="2020-08-10T11:33:00Z">
          <w:pPr>
            <w:pStyle w:val="ListParagraph"/>
          </w:pPr>
        </w:pPrChange>
      </w:pPr>
      <w:del w:id="696" w:author="Sudhanshu Satyam" w:date="2020-08-10T11:25:00Z">
        <w:r w:rsidDel="00AD64D3">
          <w:rPr>
            <w:rFonts w:cstheme="minorHAnsi"/>
            <w:sz w:val="24"/>
            <w:szCs w:val="24"/>
          </w:rPr>
          <w:delText>Method Type: Method type defined what kind of method/webservices we have. i.e</w:delText>
        </w:r>
      </w:del>
      <w:ins w:id="697" w:author="anton.vahcic" w:date="2020-07-09T08:16:00Z">
        <w:del w:id="698" w:author="Sudhanshu Satyam" w:date="2020-08-10T11:25:00Z">
          <w:r w:rsidR="000B1F19" w:rsidDel="00AD64D3">
            <w:rPr>
              <w:rFonts w:cstheme="minorHAnsi"/>
              <w:sz w:val="24"/>
              <w:szCs w:val="24"/>
            </w:rPr>
            <w:delText>Specifically</w:delText>
          </w:r>
        </w:del>
      </w:ins>
      <w:del w:id="699" w:author="Sudhanshu Satyam" w:date="2020-08-10T11:25:00Z">
        <w:r w:rsidDel="00AD64D3">
          <w:rPr>
            <w:rFonts w:cstheme="minorHAnsi"/>
            <w:sz w:val="24"/>
            <w:szCs w:val="24"/>
          </w:rPr>
          <w:delText xml:space="preserve"> Post, Get, Put, Delete, Head etc. </w:delText>
        </w:r>
      </w:del>
    </w:p>
    <w:p w14:paraId="0377E76D" w14:textId="1032E43C" w:rsidR="00AD64D3" w:rsidRPr="00AD64D3" w:rsidDel="00CF703B" w:rsidRDefault="00AD64D3">
      <w:pPr>
        <w:rPr>
          <w:del w:id="700" w:author="Sudhanshu Satyam" w:date="2020-08-10T11:33:00Z"/>
          <w:rFonts w:cstheme="minorHAnsi"/>
          <w:sz w:val="24"/>
          <w:szCs w:val="24"/>
          <w:rPrChange w:id="701" w:author="Sudhanshu Satyam" w:date="2020-08-10T11:25:00Z">
            <w:rPr>
              <w:del w:id="702" w:author="Sudhanshu Satyam" w:date="2020-08-10T11:33:00Z"/>
            </w:rPr>
          </w:rPrChange>
        </w:rPr>
        <w:pPrChange w:id="703" w:author="Sudhanshu Satyam" w:date="2020-08-10T11:33:00Z">
          <w:pPr>
            <w:pStyle w:val="ListParagraph"/>
          </w:pPr>
        </w:pPrChange>
      </w:pPr>
    </w:p>
    <w:p w14:paraId="3477927A" w14:textId="2FEBD6A4" w:rsidR="001B2ACF" w:rsidDel="00CF703B" w:rsidRDefault="001B2ACF">
      <w:pPr>
        <w:rPr>
          <w:del w:id="704" w:author="Sudhanshu Satyam" w:date="2020-08-10T11:33:00Z"/>
          <w:rFonts w:cstheme="minorHAnsi"/>
          <w:sz w:val="24"/>
          <w:szCs w:val="24"/>
        </w:rPr>
        <w:pPrChange w:id="705" w:author="Sudhanshu Satyam" w:date="2020-08-10T11:33:00Z">
          <w:pPr>
            <w:pStyle w:val="ListParagraph"/>
          </w:pPr>
        </w:pPrChange>
      </w:pPr>
      <w:del w:id="706" w:author="Sudhanshu Satyam" w:date="2020-08-10T11:33:00Z">
        <w:r w:rsidDel="00CF703B">
          <w:rPr>
            <w:rFonts w:cstheme="minorHAnsi"/>
            <w:sz w:val="24"/>
            <w:szCs w:val="24"/>
          </w:rPr>
          <w:delText>EndPoint: It is endpoint URL of our application</w:delText>
        </w:r>
      </w:del>
    </w:p>
    <w:p w14:paraId="4F702718" w14:textId="05961F22" w:rsidR="001B2ACF" w:rsidDel="00CF703B" w:rsidRDefault="001B2ACF">
      <w:pPr>
        <w:rPr>
          <w:del w:id="707" w:author="Sudhanshu Satyam" w:date="2020-08-10T11:33:00Z"/>
          <w:rFonts w:cstheme="minorHAnsi"/>
          <w:sz w:val="24"/>
          <w:szCs w:val="24"/>
        </w:rPr>
        <w:pPrChange w:id="708" w:author="Sudhanshu Satyam" w:date="2020-08-10T11:33:00Z">
          <w:pPr>
            <w:pStyle w:val="ListParagraph"/>
          </w:pPr>
        </w:pPrChange>
      </w:pPr>
    </w:p>
    <w:p w14:paraId="26FAFBF3" w14:textId="6D83CCD0" w:rsidR="001B2ACF" w:rsidDel="00CF703B" w:rsidRDefault="001B2ACF">
      <w:pPr>
        <w:rPr>
          <w:del w:id="709" w:author="Sudhanshu Satyam" w:date="2020-08-10T11:33:00Z"/>
          <w:rFonts w:cstheme="minorHAnsi"/>
          <w:sz w:val="24"/>
          <w:szCs w:val="24"/>
        </w:rPr>
        <w:pPrChange w:id="710" w:author="Sudhanshu Satyam" w:date="2020-08-10T11:33:00Z">
          <w:pPr>
            <w:pStyle w:val="ListParagraph"/>
          </w:pPr>
        </w:pPrChange>
      </w:pPr>
      <w:del w:id="711" w:author="Sudhanshu Satyam" w:date="2020-08-10T11:33:00Z">
        <w:r w:rsidDel="00CF703B">
          <w:rPr>
            <w:rFonts w:cstheme="minorHAnsi"/>
            <w:sz w:val="24"/>
            <w:szCs w:val="24"/>
          </w:rPr>
          <w:delText xml:space="preserve">Resource: Webservice name </w:delText>
        </w:r>
      </w:del>
    </w:p>
    <w:p w14:paraId="5AD00744" w14:textId="74554B82" w:rsidR="001B2ACF" w:rsidDel="00CF703B" w:rsidRDefault="001B2ACF">
      <w:pPr>
        <w:rPr>
          <w:del w:id="712" w:author="Sudhanshu Satyam" w:date="2020-08-10T11:33:00Z"/>
          <w:rFonts w:cstheme="minorHAnsi"/>
          <w:sz w:val="24"/>
          <w:szCs w:val="24"/>
        </w:rPr>
        <w:pPrChange w:id="713" w:author="Sudhanshu Satyam" w:date="2020-08-10T11:33:00Z">
          <w:pPr>
            <w:pStyle w:val="ListParagraph"/>
          </w:pPr>
        </w:pPrChange>
      </w:pPr>
    </w:p>
    <w:p w14:paraId="7DBE3626" w14:textId="0BC5283F" w:rsidR="001B2ACF" w:rsidDel="00CF703B" w:rsidRDefault="001B2ACF">
      <w:pPr>
        <w:rPr>
          <w:del w:id="714" w:author="Sudhanshu Satyam" w:date="2020-08-10T11:33:00Z"/>
          <w:rFonts w:cstheme="minorHAnsi"/>
          <w:sz w:val="24"/>
          <w:szCs w:val="24"/>
        </w:rPr>
        <w:pPrChange w:id="715" w:author="Sudhanshu Satyam" w:date="2020-08-10T11:33:00Z">
          <w:pPr>
            <w:pStyle w:val="ListParagraph"/>
          </w:pPr>
        </w:pPrChange>
      </w:pPr>
      <w:del w:id="716" w:author="Sudhanshu Satyam" w:date="2020-08-10T11:33:00Z">
        <w:r w:rsidDel="00CF703B">
          <w:rPr>
            <w:rFonts w:cstheme="minorHAnsi"/>
            <w:sz w:val="24"/>
            <w:szCs w:val="24"/>
          </w:rPr>
          <w:delText xml:space="preserve">Parameters: the parameters that can be send to application as a request parameter. </w:delText>
        </w:r>
      </w:del>
    </w:p>
    <w:p w14:paraId="1B3728B7" w14:textId="25A5B654" w:rsidR="001B2ACF" w:rsidDel="00CF703B" w:rsidRDefault="001B2ACF">
      <w:pPr>
        <w:rPr>
          <w:del w:id="717" w:author="Sudhanshu Satyam" w:date="2020-08-10T11:33:00Z"/>
          <w:rFonts w:cstheme="minorHAnsi"/>
          <w:sz w:val="24"/>
          <w:szCs w:val="24"/>
        </w:rPr>
        <w:pPrChange w:id="718" w:author="Sudhanshu Satyam" w:date="2020-08-10T11:33:00Z">
          <w:pPr>
            <w:pStyle w:val="ListParagraph"/>
          </w:pPr>
        </w:pPrChange>
      </w:pPr>
    </w:p>
    <w:p w14:paraId="5BD937D0" w14:textId="245EEC63" w:rsidR="001B2ACF" w:rsidDel="00CF703B" w:rsidRDefault="001B2ACF">
      <w:pPr>
        <w:rPr>
          <w:del w:id="719" w:author="Sudhanshu Satyam" w:date="2020-08-10T11:33:00Z"/>
          <w:rFonts w:cstheme="minorHAnsi"/>
          <w:sz w:val="24"/>
          <w:szCs w:val="24"/>
        </w:rPr>
        <w:pPrChange w:id="720" w:author="Sudhanshu Satyam" w:date="2020-08-10T11:33:00Z">
          <w:pPr>
            <w:pStyle w:val="ListParagraph"/>
          </w:pPr>
        </w:pPrChange>
      </w:pPr>
      <w:del w:id="721" w:author="Sudhanshu Satyam" w:date="2020-08-10T11:33:00Z">
        <w:r w:rsidDel="00CF703B">
          <w:rPr>
            <w:rFonts w:cstheme="minorHAnsi"/>
            <w:sz w:val="24"/>
            <w:szCs w:val="24"/>
          </w:rPr>
          <w:delText xml:space="preserve">Headers: In Headers, the header related parameters can be passed. Like the content-type is application/json, the application can get and send back the json request/response. </w:delText>
        </w:r>
      </w:del>
    </w:p>
    <w:p w14:paraId="039C5549" w14:textId="689F55B3" w:rsidR="001B2ACF" w:rsidDel="00CF703B" w:rsidRDefault="001B2ACF">
      <w:pPr>
        <w:rPr>
          <w:del w:id="722" w:author="Sudhanshu Satyam" w:date="2020-08-10T11:33:00Z"/>
          <w:rFonts w:cstheme="minorHAnsi"/>
          <w:sz w:val="24"/>
          <w:szCs w:val="24"/>
        </w:rPr>
        <w:pPrChange w:id="723" w:author="Sudhanshu Satyam" w:date="2020-08-10T11:33:00Z">
          <w:pPr>
            <w:pStyle w:val="ListParagraph"/>
          </w:pPr>
        </w:pPrChange>
      </w:pPr>
    </w:p>
    <w:p w14:paraId="2A435631" w14:textId="724AF150" w:rsidR="001B2ACF" w:rsidDel="00CF703B" w:rsidRDefault="001B2ACF">
      <w:pPr>
        <w:rPr>
          <w:del w:id="724" w:author="Sudhanshu Satyam" w:date="2020-08-10T11:33:00Z"/>
          <w:rFonts w:cstheme="minorHAnsi"/>
          <w:sz w:val="24"/>
          <w:szCs w:val="24"/>
        </w:rPr>
        <w:pPrChange w:id="725" w:author="Sudhanshu Satyam" w:date="2020-08-10T11:33:00Z">
          <w:pPr>
            <w:pStyle w:val="ListParagraph"/>
          </w:pPr>
        </w:pPrChange>
      </w:pPr>
      <w:del w:id="726" w:author="Sudhanshu Satyam" w:date="2020-08-10T11:33:00Z">
        <w:r w:rsidDel="00CF703B">
          <w:rPr>
            <w:rFonts w:cstheme="minorHAnsi"/>
            <w:sz w:val="24"/>
            <w:szCs w:val="24"/>
          </w:rPr>
          <w:delText xml:space="preserve">Body/Request: All the parameters which are required to create a new User. The format of the parameters are </w:delText>
        </w:r>
      </w:del>
      <w:ins w:id="727" w:author="anton.vahcic" w:date="2020-07-09T08:16:00Z">
        <w:del w:id="728" w:author="Sudhanshu Satyam" w:date="2020-08-10T11:33:00Z">
          <w:r w:rsidR="000B1F19" w:rsidDel="00CF703B">
            <w:rPr>
              <w:rFonts w:cstheme="minorHAnsi"/>
              <w:sz w:val="24"/>
              <w:szCs w:val="24"/>
            </w:rPr>
            <w:delText xml:space="preserve">is </w:delText>
          </w:r>
        </w:del>
      </w:ins>
      <w:del w:id="729" w:author="Sudhanshu Satyam" w:date="2020-08-10T11:33:00Z">
        <w:r w:rsidDel="00CF703B">
          <w:rPr>
            <w:rFonts w:cstheme="minorHAnsi"/>
            <w:sz w:val="24"/>
            <w:szCs w:val="24"/>
          </w:rPr>
          <w:delText xml:space="preserve">Json. </w:delText>
        </w:r>
      </w:del>
    </w:p>
    <w:p w14:paraId="7B4F6F99" w14:textId="401881CC" w:rsidR="001B2ACF" w:rsidDel="00CF703B" w:rsidRDefault="001B2ACF">
      <w:pPr>
        <w:rPr>
          <w:del w:id="730" w:author="Sudhanshu Satyam" w:date="2020-08-10T11:33:00Z"/>
          <w:rFonts w:cstheme="minorHAnsi"/>
          <w:sz w:val="24"/>
          <w:szCs w:val="24"/>
        </w:rPr>
        <w:pPrChange w:id="731" w:author="Sudhanshu Satyam" w:date="2020-08-10T11:33:00Z">
          <w:pPr>
            <w:pStyle w:val="ListParagraph"/>
          </w:pPr>
        </w:pPrChange>
      </w:pPr>
    </w:p>
    <w:p w14:paraId="20A8FA3E" w14:textId="50967BCC" w:rsidR="001B2ACF" w:rsidDel="00CF703B" w:rsidRDefault="001B2ACF">
      <w:pPr>
        <w:rPr>
          <w:del w:id="732" w:author="Sudhanshu Satyam" w:date="2020-08-10T11:33:00Z"/>
          <w:rFonts w:cstheme="minorHAnsi"/>
          <w:sz w:val="24"/>
          <w:szCs w:val="24"/>
        </w:rPr>
        <w:pPrChange w:id="733" w:author="Sudhanshu Satyam" w:date="2020-08-10T11:33:00Z">
          <w:pPr>
            <w:pStyle w:val="ListParagraph"/>
          </w:pPr>
        </w:pPrChange>
      </w:pPr>
      <w:del w:id="734" w:author="Sudhanshu Satyam" w:date="2020-08-10T11:33:00Z">
        <w:r w:rsidDel="00CF703B">
          <w:rPr>
            <w:rFonts w:cstheme="minorHAnsi"/>
            <w:sz w:val="24"/>
            <w:szCs w:val="24"/>
          </w:rPr>
          <w:delText xml:space="preserve">Response: After creating the User, the application/webservices sent a response back to the  client with unique UserId and other details. </w:delText>
        </w:r>
      </w:del>
    </w:p>
    <w:p w14:paraId="1B431DBA" w14:textId="38181BEC" w:rsidR="00883753" w:rsidDel="00CF703B" w:rsidRDefault="00883753">
      <w:pPr>
        <w:rPr>
          <w:del w:id="735" w:author="Sudhanshu Satyam" w:date="2020-08-10T11:33:00Z"/>
          <w:rFonts w:cstheme="minorHAnsi"/>
          <w:sz w:val="24"/>
          <w:szCs w:val="24"/>
        </w:rPr>
        <w:pPrChange w:id="736" w:author="Sudhanshu Satyam" w:date="2020-08-10T11:33:00Z">
          <w:pPr>
            <w:pStyle w:val="ListParagraph"/>
          </w:pPr>
        </w:pPrChange>
      </w:pPr>
    </w:p>
    <w:p w14:paraId="15B30A4B" w14:textId="20877D3F" w:rsidR="00883753" w:rsidDel="00CF703B" w:rsidRDefault="00883753">
      <w:pPr>
        <w:rPr>
          <w:del w:id="737" w:author="Sudhanshu Satyam" w:date="2020-08-10T11:33:00Z"/>
          <w:rFonts w:cstheme="minorHAnsi"/>
          <w:sz w:val="24"/>
          <w:szCs w:val="24"/>
        </w:rPr>
        <w:pPrChange w:id="738" w:author="Sudhanshu Satyam" w:date="2020-08-10T11:33:00Z">
          <w:pPr>
            <w:pStyle w:val="ListParagraph"/>
          </w:pPr>
        </w:pPrChange>
      </w:pPr>
      <w:del w:id="739" w:author="Sudhanshu Satyam" w:date="2020-08-10T11:33:00Z">
        <w:r w:rsidDel="00CF703B">
          <w:rPr>
            <w:rFonts w:cstheme="minorHAnsi"/>
            <w:sz w:val="24"/>
            <w:szCs w:val="24"/>
          </w:rPr>
          <w:delText xml:space="preserve">The same way, we can call any webservices with their full path and required method type and parameters. </w:delText>
        </w:r>
      </w:del>
    </w:p>
    <w:p w14:paraId="45313634" w14:textId="08DCACFC" w:rsidR="00CE49D0" w:rsidDel="00CF703B" w:rsidRDefault="00CE49D0">
      <w:pPr>
        <w:rPr>
          <w:del w:id="740" w:author="Sudhanshu Satyam" w:date="2020-08-10T11:33:00Z"/>
          <w:rFonts w:cstheme="minorHAnsi"/>
          <w:sz w:val="24"/>
          <w:szCs w:val="24"/>
        </w:rPr>
        <w:pPrChange w:id="741" w:author="Sudhanshu Satyam" w:date="2020-08-10T11:33:00Z">
          <w:pPr>
            <w:pStyle w:val="ListParagraph"/>
          </w:pPr>
        </w:pPrChange>
      </w:pPr>
    </w:p>
    <w:p w14:paraId="6F327417" w14:textId="62282571" w:rsidR="00AD64D3" w:rsidRPr="00AD64D3" w:rsidDel="00CF703B" w:rsidRDefault="00CE49D0">
      <w:pPr>
        <w:rPr>
          <w:del w:id="742" w:author="Sudhanshu Satyam" w:date="2020-08-10T11:33:00Z"/>
          <w:rFonts w:cstheme="minorHAnsi"/>
          <w:b/>
          <w:bCs/>
          <w:sz w:val="24"/>
          <w:szCs w:val="24"/>
          <w:rPrChange w:id="743" w:author="Sudhanshu Satyam" w:date="2020-08-10T11:26:00Z">
            <w:rPr>
              <w:del w:id="744" w:author="Sudhanshu Satyam" w:date="2020-08-10T11:33:00Z"/>
            </w:rPr>
          </w:rPrChange>
        </w:rPr>
        <w:pPrChange w:id="745" w:author="Sudhanshu Satyam" w:date="2020-08-10T11:33:00Z">
          <w:pPr>
            <w:pStyle w:val="Heading2"/>
            <w:numPr>
              <w:numId w:val="6"/>
            </w:numPr>
            <w:ind w:left="360" w:hanging="360"/>
          </w:pPr>
        </w:pPrChange>
      </w:pPr>
      <w:del w:id="746" w:author="Sudhanshu Satyam" w:date="2020-08-10T11:26:00Z">
        <w:r w:rsidRPr="00B26D55" w:rsidDel="00AD64D3">
          <w:delText>Login Webservice</w:delText>
        </w:r>
      </w:del>
      <w:del w:id="747" w:author="Sudhanshu Satyam" w:date="2020-08-10T11:33:00Z">
        <w:r w:rsidRPr="00B26D55" w:rsidDel="00CF703B">
          <w:delText xml:space="preserve">: </w:delText>
        </w:r>
      </w:del>
    </w:p>
    <w:p w14:paraId="22B40145" w14:textId="1E3E7EB7" w:rsidR="00CE49D0" w:rsidRPr="00CE49D0" w:rsidDel="00CF703B" w:rsidRDefault="00CE49D0">
      <w:pPr>
        <w:rPr>
          <w:del w:id="748" w:author="Sudhanshu Satyam" w:date="2020-08-10T11:33:00Z"/>
          <w:rFonts w:cstheme="minorHAnsi"/>
          <w:sz w:val="24"/>
          <w:szCs w:val="24"/>
        </w:rPr>
        <w:pPrChange w:id="749" w:author="Sudhanshu Satyam" w:date="2020-08-10T11:33:00Z">
          <w:pPr>
            <w:ind w:left="720"/>
          </w:pPr>
        </w:pPrChange>
      </w:pPr>
      <w:del w:id="750" w:author="Sudhanshu Satyam" w:date="2020-08-10T11:33:00Z">
        <w:r w:rsidRPr="00CE49D0" w:rsidDel="00CF703B">
          <w:rPr>
            <w:rFonts w:cstheme="minorHAnsi"/>
            <w:sz w:val="24"/>
            <w:szCs w:val="24"/>
          </w:rPr>
          <w:delText>Once the signup will be done, we can login to the Spring boot application for the same user:</w:delText>
        </w:r>
      </w:del>
    </w:p>
    <w:p w14:paraId="41308F9E" w14:textId="53B77FAE" w:rsidR="00CE49D0" w:rsidRPr="00CE49D0" w:rsidDel="00CF703B" w:rsidRDefault="00CE49D0">
      <w:pPr>
        <w:rPr>
          <w:del w:id="751" w:author="Sudhanshu Satyam" w:date="2020-08-10T11:33:00Z"/>
          <w:rFonts w:cstheme="minorHAnsi"/>
          <w:sz w:val="24"/>
          <w:szCs w:val="24"/>
        </w:rPr>
        <w:pPrChange w:id="752" w:author="Sudhanshu Satyam" w:date="2020-08-10T11:33:00Z">
          <w:pPr>
            <w:ind w:left="720" w:firstLine="720"/>
          </w:pPr>
        </w:pPrChange>
      </w:pPr>
      <w:del w:id="753" w:author="Sudhanshu Satyam" w:date="2020-08-10T11:33:00Z">
        <w:r w:rsidRPr="00CE49D0" w:rsidDel="00CF703B">
          <w:rPr>
            <w:rFonts w:cstheme="minorHAnsi"/>
            <w:sz w:val="24"/>
            <w:szCs w:val="24"/>
          </w:rPr>
          <w:delText>Request Type: Post</w:delText>
        </w:r>
      </w:del>
    </w:p>
    <w:p w14:paraId="7F026ED8" w14:textId="6F444D03" w:rsidR="00CE49D0" w:rsidRPr="00CE49D0" w:rsidDel="00CF703B" w:rsidRDefault="00CE49D0">
      <w:pPr>
        <w:rPr>
          <w:del w:id="754" w:author="Sudhanshu Satyam" w:date="2020-08-10T11:33:00Z"/>
          <w:rFonts w:cstheme="minorHAnsi"/>
          <w:sz w:val="24"/>
          <w:szCs w:val="24"/>
        </w:rPr>
        <w:pPrChange w:id="755" w:author="Sudhanshu Satyam" w:date="2020-08-10T11:33:00Z">
          <w:pPr>
            <w:ind w:left="720" w:firstLine="720"/>
          </w:pPr>
        </w:pPrChange>
      </w:pPr>
      <w:del w:id="756" w:author="Sudhanshu Satyam" w:date="2020-08-10T11:33:00Z">
        <w:r w:rsidRPr="00CE49D0" w:rsidDel="00CF703B">
          <w:rPr>
            <w:rFonts w:cstheme="minorHAnsi"/>
            <w:sz w:val="24"/>
            <w:szCs w:val="24"/>
          </w:rPr>
          <w:delText>Rest URL: http://localhost:80</w:delText>
        </w:r>
        <w:r w:rsidDel="00CF703B">
          <w:rPr>
            <w:rFonts w:cstheme="minorHAnsi"/>
            <w:sz w:val="24"/>
            <w:szCs w:val="24"/>
          </w:rPr>
          <w:delText>9</w:delText>
        </w:r>
        <w:r w:rsidRPr="00CE49D0" w:rsidDel="00CF703B">
          <w:rPr>
            <w:rFonts w:cstheme="minorHAnsi"/>
            <w:sz w:val="24"/>
            <w:szCs w:val="24"/>
          </w:rPr>
          <w:delText>0/login</w:delText>
        </w:r>
      </w:del>
    </w:p>
    <w:p w14:paraId="1B635B7E" w14:textId="2A836B33" w:rsidR="00CE49D0" w:rsidRPr="00CE49D0" w:rsidDel="00CF703B" w:rsidRDefault="00CE49D0">
      <w:pPr>
        <w:rPr>
          <w:del w:id="757" w:author="Sudhanshu Satyam" w:date="2020-08-10T11:33:00Z"/>
          <w:rFonts w:cstheme="minorHAnsi"/>
          <w:sz w:val="24"/>
          <w:szCs w:val="24"/>
        </w:rPr>
        <w:pPrChange w:id="758" w:author="Sudhanshu Satyam" w:date="2020-08-10T11:33:00Z">
          <w:pPr>
            <w:ind w:left="720" w:firstLine="720"/>
          </w:pPr>
        </w:pPrChange>
      </w:pPr>
      <w:del w:id="759" w:author="Sudhanshu Satyam" w:date="2020-08-10T11:33:00Z">
        <w:r w:rsidRPr="00CE49D0" w:rsidDel="00CF703B">
          <w:rPr>
            <w:rFonts w:cstheme="minorHAnsi"/>
            <w:sz w:val="24"/>
            <w:szCs w:val="24"/>
          </w:rPr>
          <w:delText xml:space="preserve">Test Date/Payload: </w:delText>
        </w:r>
      </w:del>
    </w:p>
    <w:p w14:paraId="4DB9B089" w14:textId="355274A5" w:rsidR="00CE49D0" w:rsidRPr="00CE49D0" w:rsidDel="00CF703B" w:rsidRDefault="00CE49D0">
      <w:pPr>
        <w:rPr>
          <w:del w:id="760" w:author="Sudhanshu Satyam" w:date="2020-08-10T11:33:00Z"/>
          <w:rFonts w:cstheme="minorHAnsi"/>
          <w:sz w:val="24"/>
          <w:szCs w:val="24"/>
        </w:rPr>
        <w:pPrChange w:id="761" w:author="Sudhanshu Satyam" w:date="2020-08-10T11:33:00Z">
          <w:pPr>
            <w:ind w:left="720" w:firstLine="720"/>
          </w:pPr>
        </w:pPrChange>
      </w:pPr>
      <w:del w:id="762" w:author="Sudhanshu Satyam" w:date="2020-08-10T11:33:00Z">
        <w:r w:rsidRPr="00CE49D0" w:rsidDel="00CF703B">
          <w:rPr>
            <w:rFonts w:cstheme="minorHAnsi"/>
            <w:sz w:val="24"/>
            <w:szCs w:val="24"/>
          </w:rPr>
          <w:delText>{</w:delText>
        </w:r>
      </w:del>
    </w:p>
    <w:p w14:paraId="67B667B6" w14:textId="538BB645" w:rsidR="00CE49D0" w:rsidRPr="00CE49D0" w:rsidDel="00CF703B" w:rsidRDefault="00CE49D0">
      <w:pPr>
        <w:rPr>
          <w:del w:id="763" w:author="Sudhanshu Satyam" w:date="2020-08-10T11:33:00Z"/>
          <w:rFonts w:cstheme="minorHAnsi"/>
          <w:sz w:val="24"/>
          <w:szCs w:val="24"/>
        </w:rPr>
        <w:pPrChange w:id="764" w:author="Sudhanshu Satyam" w:date="2020-08-10T11:33:00Z">
          <w:pPr>
            <w:ind w:left="720" w:firstLine="720"/>
          </w:pPr>
        </w:pPrChange>
      </w:pPr>
      <w:del w:id="765" w:author="Sudhanshu Satyam" w:date="2020-08-10T11:33:00Z">
        <w:r w:rsidRPr="00CE49D0" w:rsidDel="00CF703B">
          <w:rPr>
            <w:rFonts w:cstheme="minorHAnsi"/>
            <w:sz w:val="24"/>
            <w:szCs w:val="24"/>
          </w:rPr>
          <w:delText xml:space="preserve">    "userName": "TestUser3",</w:delText>
        </w:r>
      </w:del>
    </w:p>
    <w:p w14:paraId="5BB59931" w14:textId="6C2507F1" w:rsidR="00CE49D0" w:rsidRPr="00CE49D0" w:rsidDel="00CF703B" w:rsidRDefault="00CE49D0">
      <w:pPr>
        <w:rPr>
          <w:del w:id="766" w:author="Sudhanshu Satyam" w:date="2020-08-10T11:33:00Z"/>
          <w:rFonts w:cstheme="minorHAnsi"/>
          <w:sz w:val="24"/>
          <w:szCs w:val="24"/>
        </w:rPr>
        <w:pPrChange w:id="767" w:author="Sudhanshu Satyam" w:date="2020-08-10T11:33:00Z">
          <w:pPr>
            <w:ind w:left="720" w:firstLine="720"/>
          </w:pPr>
        </w:pPrChange>
      </w:pPr>
      <w:del w:id="768" w:author="Sudhanshu Satyam" w:date="2020-08-10T11:33:00Z">
        <w:r w:rsidRPr="00CE49D0" w:rsidDel="00CF703B">
          <w:rPr>
            <w:rFonts w:cstheme="minorHAnsi"/>
            <w:sz w:val="24"/>
            <w:szCs w:val="24"/>
          </w:rPr>
          <w:delText xml:space="preserve">    "password": 123456</w:delText>
        </w:r>
      </w:del>
    </w:p>
    <w:p w14:paraId="60C2D21A" w14:textId="3C95BC6B" w:rsidR="00CE49D0" w:rsidRPr="00CE49D0" w:rsidDel="00CF703B" w:rsidRDefault="00CE49D0">
      <w:pPr>
        <w:rPr>
          <w:del w:id="769" w:author="Sudhanshu Satyam" w:date="2020-08-10T11:33:00Z"/>
          <w:rFonts w:cstheme="minorHAnsi"/>
          <w:sz w:val="24"/>
          <w:szCs w:val="24"/>
        </w:rPr>
        <w:pPrChange w:id="770" w:author="Sudhanshu Satyam" w:date="2020-08-10T11:33:00Z">
          <w:pPr>
            <w:ind w:left="720" w:firstLine="720"/>
          </w:pPr>
        </w:pPrChange>
      </w:pPr>
      <w:del w:id="771" w:author="Sudhanshu Satyam" w:date="2020-08-10T11:33:00Z">
        <w:r w:rsidRPr="00CE49D0" w:rsidDel="00CF703B">
          <w:rPr>
            <w:rFonts w:cstheme="minorHAnsi"/>
            <w:sz w:val="24"/>
            <w:szCs w:val="24"/>
          </w:rPr>
          <w:delText>}</w:delText>
        </w:r>
      </w:del>
    </w:p>
    <w:p w14:paraId="2D031F77" w14:textId="576A268B" w:rsidR="00CE49D0" w:rsidRPr="00CE49D0" w:rsidDel="00CF703B" w:rsidRDefault="00CE49D0">
      <w:pPr>
        <w:rPr>
          <w:del w:id="772" w:author="Sudhanshu Satyam" w:date="2020-08-10T11:33:00Z"/>
          <w:rFonts w:cstheme="minorHAnsi"/>
          <w:sz w:val="24"/>
          <w:szCs w:val="24"/>
        </w:rPr>
        <w:pPrChange w:id="773" w:author="Sudhanshu Satyam" w:date="2020-08-10T11:33:00Z">
          <w:pPr>
            <w:ind w:left="720" w:firstLine="720"/>
          </w:pPr>
        </w:pPrChange>
      </w:pPr>
    </w:p>
    <w:p w14:paraId="6BDAE0E9" w14:textId="67205EB1" w:rsidR="00CE49D0" w:rsidRPr="00CE49D0" w:rsidDel="00CF703B" w:rsidRDefault="00CE49D0">
      <w:pPr>
        <w:rPr>
          <w:del w:id="774" w:author="Sudhanshu Satyam" w:date="2020-08-10T11:33:00Z"/>
          <w:rFonts w:cstheme="minorHAnsi"/>
          <w:sz w:val="24"/>
          <w:szCs w:val="24"/>
        </w:rPr>
      </w:pPr>
      <w:del w:id="775" w:author="Sudhanshu Satyam" w:date="2020-08-10T11:33:00Z">
        <w:r w:rsidRPr="00CE49D0" w:rsidDel="00CF703B">
          <w:rPr>
            <w:rFonts w:cstheme="minorHAnsi"/>
            <w:sz w:val="24"/>
            <w:szCs w:val="24"/>
          </w:rPr>
          <w:delText>Get the Authrozation</w:delText>
        </w:r>
      </w:del>
      <w:ins w:id="776" w:author="anton.vahcic" w:date="2020-07-09T08:17:00Z">
        <w:del w:id="777" w:author="Sudhanshu Satyam" w:date="2020-08-10T11:33:00Z">
          <w:r w:rsidR="000B1F19" w:rsidRPr="00CE49D0" w:rsidDel="00CF703B">
            <w:rPr>
              <w:rFonts w:cstheme="minorHAnsi"/>
              <w:sz w:val="24"/>
              <w:szCs w:val="24"/>
            </w:rPr>
            <w:delText>Authorization</w:delText>
          </w:r>
        </w:del>
      </w:ins>
      <w:del w:id="778" w:author="Sudhanshu Satyam" w:date="2020-08-10T11:33:00Z">
        <w:r w:rsidRPr="00CE49D0" w:rsidDel="00CF703B">
          <w:rPr>
            <w:rFonts w:cstheme="minorHAnsi"/>
            <w:sz w:val="24"/>
            <w:szCs w:val="24"/>
          </w:rPr>
          <w:delText xml:space="preserve"> code from the Header of response which will be look like: </w:delText>
        </w:r>
      </w:del>
    </w:p>
    <w:p w14:paraId="437F5726" w14:textId="66F3DCEB" w:rsidR="00CE49D0" w:rsidDel="00CF703B" w:rsidRDefault="00CE49D0">
      <w:pPr>
        <w:rPr>
          <w:del w:id="779" w:author="Sudhanshu Satyam" w:date="2020-08-10T11:33:00Z"/>
          <w:rFonts w:cstheme="minorHAnsi"/>
          <w:sz w:val="24"/>
          <w:szCs w:val="24"/>
        </w:rPr>
      </w:pPr>
      <w:del w:id="780" w:author="Sudhanshu Satyam" w:date="2020-08-10T11:33:00Z">
        <w:r w:rsidRPr="00CE49D0" w:rsidDel="00CF703B">
          <w:rPr>
            <w:rFonts w:cstheme="minorHAnsi"/>
            <w:sz w:val="24"/>
            <w:szCs w:val="24"/>
          </w:rPr>
          <w:delText>Bearer eyJ0eXAiOiJKV1QiLCJhbGciOiJIUzUxMiJ9.eyJzdWIiOiJ4eXo2IiwiZXhwIjoxNTgxMDYyODIzfQ.tQt_dFKBQQPVKUB9__3vO0sblBsTsOk26sVl5PqHP-KR9IUoU5KqgDxoLPH7M5fYFvr8PYgps-tl_istx0F48w</w:delText>
        </w:r>
      </w:del>
    </w:p>
    <w:p w14:paraId="0578FB86" w14:textId="346F23B9" w:rsidR="004D51F9" w:rsidDel="00CF703B" w:rsidRDefault="004D51F9">
      <w:pPr>
        <w:rPr>
          <w:del w:id="781" w:author="Sudhanshu Satyam" w:date="2020-08-10T11:33:00Z"/>
          <w:rFonts w:cstheme="minorHAnsi"/>
          <w:sz w:val="24"/>
          <w:szCs w:val="24"/>
        </w:rPr>
        <w:pPrChange w:id="782" w:author="Sudhanshu Satyam" w:date="2020-08-10T11:33:00Z">
          <w:pPr>
            <w:ind w:left="720" w:firstLine="720"/>
          </w:pPr>
        </w:pPrChange>
      </w:pPr>
    </w:p>
    <w:p w14:paraId="3522D4C6" w14:textId="2D2051C8" w:rsidR="004D51F9" w:rsidRPr="00B26D55" w:rsidDel="00CF703B" w:rsidRDefault="00A65D1E">
      <w:pPr>
        <w:rPr>
          <w:del w:id="783" w:author="Sudhanshu Satyam" w:date="2020-08-10T11:33:00Z"/>
        </w:rPr>
        <w:pPrChange w:id="784" w:author="Sudhanshu Satyam" w:date="2020-08-10T11:33:00Z">
          <w:pPr>
            <w:pStyle w:val="Heading2"/>
            <w:numPr>
              <w:numId w:val="6"/>
            </w:numPr>
            <w:ind w:left="360" w:hanging="360"/>
          </w:pPr>
        </w:pPrChange>
      </w:pPr>
      <w:del w:id="785" w:author="Sudhanshu Satyam" w:date="2020-08-10T11:33:00Z">
        <w:r w:rsidRPr="00B26D55" w:rsidDel="00CF703B">
          <w:delText>Get User Details:</w:delText>
        </w:r>
      </w:del>
    </w:p>
    <w:p w14:paraId="237E13EF" w14:textId="2812600D" w:rsidR="00A65D1E" w:rsidDel="00CF703B" w:rsidRDefault="00A65D1E">
      <w:pPr>
        <w:rPr>
          <w:del w:id="786" w:author="Sudhanshu Satyam" w:date="2020-08-10T11:33:00Z"/>
          <w:rFonts w:cstheme="minorHAnsi"/>
          <w:sz w:val="24"/>
          <w:szCs w:val="24"/>
        </w:rPr>
      </w:pPr>
      <w:del w:id="787" w:author="Sudhanshu Satyam" w:date="2020-08-10T11:33:00Z">
        <w:r w:rsidRPr="00A65D1E" w:rsidDel="00CF703B">
          <w:rPr>
            <w:rFonts w:cstheme="minorHAnsi"/>
            <w:sz w:val="24"/>
            <w:szCs w:val="24"/>
          </w:rPr>
          <w:delText>Once the Login will be done and we will get auth</w:delText>
        </w:r>
        <w:r w:rsidDel="00CF703B">
          <w:rPr>
            <w:rFonts w:cstheme="minorHAnsi"/>
            <w:sz w:val="24"/>
            <w:szCs w:val="24"/>
          </w:rPr>
          <w:delText>ori</w:delText>
        </w:r>
        <w:r w:rsidRPr="00A65D1E" w:rsidDel="00CF703B">
          <w:rPr>
            <w:rFonts w:cstheme="minorHAnsi"/>
            <w:sz w:val="24"/>
            <w:szCs w:val="24"/>
          </w:rPr>
          <w:delText>ze code from login response's Header, we can get the details of all user:</w:delText>
        </w:r>
      </w:del>
    </w:p>
    <w:p w14:paraId="25885DDA" w14:textId="45520D70" w:rsidR="009F6E84" w:rsidRPr="009F6E84" w:rsidDel="00CF703B" w:rsidRDefault="009F6E84">
      <w:pPr>
        <w:rPr>
          <w:del w:id="788" w:author="Sudhanshu Satyam" w:date="2020-08-10T11:33:00Z"/>
          <w:rFonts w:cstheme="minorHAnsi"/>
          <w:sz w:val="24"/>
          <w:szCs w:val="24"/>
        </w:rPr>
      </w:pPr>
      <w:del w:id="789" w:author="Sudhanshu Satyam" w:date="2020-08-10T11:33:00Z">
        <w:r w:rsidRPr="009F6E84" w:rsidDel="00CF703B">
          <w:rPr>
            <w:rFonts w:cstheme="minorHAnsi"/>
            <w:sz w:val="24"/>
            <w:szCs w:val="24"/>
          </w:rPr>
          <w:delText>Request Type: GET</w:delText>
        </w:r>
      </w:del>
    </w:p>
    <w:p w14:paraId="7B853681" w14:textId="0F6ED649" w:rsidR="009F6E84" w:rsidRPr="009F6E84" w:rsidDel="00CF703B" w:rsidRDefault="009F6E84">
      <w:pPr>
        <w:rPr>
          <w:del w:id="790" w:author="Sudhanshu Satyam" w:date="2020-08-10T11:33:00Z"/>
          <w:rFonts w:cstheme="minorHAnsi"/>
          <w:sz w:val="24"/>
          <w:szCs w:val="24"/>
        </w:rPr>
      </w:pPr>
      <w:del w:id="791" w:author="Sudhanshu Satyam" w:date="2020-08-10T11:33:00Z">
        <w:r w:rsidRPr="009F6E84" w:rsidDel="00CF703B">
          <w:rPr>
            <w:rFonts w:cstheme="minorHAnsi"/>
            <w:sz w:val="24"/>
            <w:szCs w:val="24"/>
          </w:rPr>
          <w:delText>Rest URL: http://localhost:8080/users</w:delText>
        </w:r>
      </w:del>
    </w:p>
    <w:p w14:paraId="37930D67" w14:textId="1D0E2EEB" w:rsidR="009F6E84" w:rsidDel="00CF703B" w:rsidRDefault="009F6E84">
      <w:pPr>
        <w:rPr>
          <w:del w:id="792" w:author="Sudhanshu Satyam" w:date="2020-08-10T11:33:00Z"/>
          <w:rFonts w:cstheme="minorHAnsi"/>
          <w:sz w:val="24"/>
          <w:szCs w:val="24"/>
        </w:rPr>
      </w:pPr>
      <w:del w:id="793" w:author="Sudhanshu Satyam" w:date="2020-08-10T11:33:00Z">
        <w:r w:rsidRPr="009F6E84" w:rsidDel="00CF703B">
          <w:rPr>
            <w:rFonts w:cstheme="minorHAnsi"/>
            <w:sz w:val="24"/>
            <w:szCs w:val="24"/>
          </w:rPr>
          <w:delText>Test Dat</w:delText>
        </w:r>
        <w:r w:rsidDel="00CF703B">
          <w:rPr>
            <w:rFonts w:cstheme="minorHAnsi"/>
            <w:sz w:val="24"/>
            <w:szCs w:val="24"/>
          </w:rPr>
          <w:delText>a</w:delText>
        </w:r>
        <w:r w:rsidRPr="009F6E84" w:rsidDel="00CF703B">
          <w:rPr>
            <w:rFonts w:cstheme="minorHAnsi"/>
            <w:sz w:val="24"/>
            <w:szCs w:val="24"/>
          </w:rPr>
          <w:delText>/Payload:</w:delText>
        </w:r>
        <w:r w:rsidDel="00CF703B">
          <w:rPr>
            <w:rFonts w:cstheme="minorHAnsi"/>
            <w:sz w:val="24"/>
            <w:szCs w:val="24"/>
          </w:rPr>
          <w:delText xml:space="preserve"> NA</w:delText>
        </w:r>
      </w:del>
    </w:p>
    <w:p w14:paraId="7853F9DC" w14:textId="35C4EFD6" w:rsidR="009F6E84" w:rsidRPr="009F6E84" w:rsidDel="00CF703B" w:rsidRDefault="009F6E84">
      <w:pPr>
        <w:rPr>
          <w:del w:id="794" w:author="Sudhanshu Satyam" w:date="2020-08-10T11:33:00Z"/>
          <w:rFonts w:cstheme="minorHAnsi"/>
          <w:sz w:val="24"/>
          <w:szCs w:val="24"/>
        </w:rPr>
      </w:pPr>
      <w:del w:id="795" w:author="Sudhanshu Satyam" w:date="2020-08-10T11:33:00Z">
        <w:r w:rsidRPr="009F6E84" w:rsidDel="00CF703B">
          <w:rPr>
            <w:rFonts w:cstheme="minorHAnsi"/>
            <w:sz w:val="24"/>
            <w:szCs w:val="24"/>
          </w:rPr>
          <w:delText xml:space="preserve">In Header: set the </w:delText>
        </w:r>
      </w:del>
    </w:p>
    <w:p w14:paraId="48A57418" w14:textId="0B547A31" w:rsidR="009F6E84" w:rsidRPr="009F6E84" w:rsidDel="00CF703B" w:rsidRDefault="009F6E84">
      <w:pPr>
        <w:rPr>
          <w:del w:id="796" w:author="Sudhanshu Satyam" w:date="2020-08-10T11:33:00Z"/>
          <w:rFonts w:cstheme="minorHAnsi"/>
          <w:sz w:val="24"/>
          <w:szCs w:val="24"/>
        </w:rPr>
      </w:pPr>
      <w:del w:id="797" w:author="Sudhanshu Satyam" w:date="2020-08-10T11:33:00Z">
        <w:r w:rsidRPr="009F6E84" w:rsidDel="00CF703B">
          <w:rPr>
            <w:rFonts w:cstheme="minorHAnsi"/>
            <w:sz w:val="24"/>
            <w:szCs w:val="24"/>
          </w:rPr>
          <w:delText>Content-type: application/json</w:delText>
        </w:r>
      </w:del>
    </w:p>
    <w:p w14:paraId="4A330D6E" w14:textId="34A67B9F" w:rsidR="009F6E84" w:rsidDel="00CF703B" w:rsidRDefault="009F6E84">
      <w:pPr>
        <w:rPr>
          <w:del w:id="798" w:author="Sudhanshu Satyam" w:date="2020-08-10T11:33:00Z"/>
          <w:rFonts w:cstheme="minorHAnsi"/>
          <w:sz w:val="24"/>
          <w:szCs w:val="24"/>
        </w:rPr>
      </w:pPr>
      <w:del w:id="799" w:author="Sudhanshu Satyam" w:date="2020-08-10T11:33:00Z">
        <w:r w:rsidRPr="009F6E84"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4F79E668" w14:textId="7DD8A3D5" w:rsidR="009F6E84" w:rsidRPr="00B26D55" w:rsidDel="00CF703B" w:rsidRDefault="009F6E84">
      <w:pPr>
        <w:rPr>
          <w:del w:id="800" w:author="Sudhanshu Satyam" w:date="2020-08-10T11:33:00Z"/>
        </w:rPr>
        <w:pPrChange w:id="801" w:author="Sudhanshu Satyam" w:date="2020-08-10T11:33:00Z">
          <w:pPr>
            <w:pStyle w:val="Heading2"/>
            <w:numPr>
              <w:numId w:val="6"/>
            </w:numPr>
            <w:ind w:left="360" w:hanging="360"/>
          </w:pPr>
        </w:pPrChange>
      </w:pPr>
      <w:del w:id="802" w:author="Sudhanshu Satyam" w:date="2020-08-10T11:33:00Z">
        <w:r w:rsidRPr="00B26D55" w:rsidDel="00CF703B">
          <w:delText>Update User Details:</w:delText>
        </w:r>
      </w:del>
    </w:p>
    <w:p w14:paraId="2A4CE3F6" w14:textId="719EA524" w:rsidR="009F6E84" w:rsidDel="00CF703B" w:rsidRDefault="009F6E84">
      <w:pPr>
        <w:rPr>
          <w:del w:id="803" w:author="Sudhanshu Satyam" w:date="2020-08-10T11:33:00Z"/>
          <w:rFonts w:cstheme="minorHAnsi"/>
          <w:sz w:val="24"/>
          <w:szCs w:val="24"/>
        </w:rPr>
      </w:pPr>
      <w:del w:id="804" w:author="Sudhanshu Satyam" w:date="2020-08-10T11:33:00Z">
        <w:r w:rsidRPr="009F6E84" w:rsidDel="00CF703B">
          <w:rPr>
            <w:rFonts w:cstheme="minorHAnsi"/>
            <w:sz w:val="24"/>
            <w:szCs w:val="24"/>
          </w:rPr>
          <w:delText>Once the Login will be done and we will get authorize code from login response's Header, we can update the details of any user:</w:delText>
        </w:r>
      </w:del>
    </w:p>
    <w:p w14:paraId="59F628F8" w14:textId="1BE59CC0" w:rsidR="009F6E84" w:rsidRPr="009F6E84" w:rsidDel="00CF703B" w:rsidRDefault="009F6E84">
      <w:pPr>
        <w:rPr>
          <w:del w:id="805" w:author="Sudhanshu Satyam" w:date="2020-08-10T11:33:00Z"/>
          <w:rFonts w:cstheme="minorHAnsi"/>
          <w:sz w:val="24"/>
          <w:szCs w:val="24"/>
        </w:rPr>
      </w:pPr>
      <w:del w:id="806" w:author="Sudhanshu Satyam" w:date="2020-08-10T11:33:00Z">
        <w:r w:rsidRPr="009F6E84" w:rsidDel="00CF703B">
          <w:rPr>
            <w:rFonts w:cstheme="minorHAnsi"/>
            <w:sz w:val="24"/>
            <w:szCs w:val="24"/>
          </w:rPr>
          <w:delText>Request Type: PUT</w:delText>
        </w:r>
      </w:del>
    </w:p>
    <w:p w14:paraId="538E930D" w14:textId="571A09F4" w:rsidR="009F6E84" w:rsidRPr="009F6E84" w:rsidDel="00CF703B" w:rsidRDefault="009F6E84">
      <w:pPr>
        <w:rPr>
          <w:del w:id="807" w:author="Sudhanshu Satyam" w:date="2020-08-10T11:33:00Z"/>
          <w:rFonts w:cstheme="minorHAnsi"/>
          <w:sz w:val="24"/>
          <w:szCs w:val="24"/>
        </w:rPr>
      </w:pPr>
      <w:del w:id="808" w:author="Sudhanshu Satyam" w:date="2020-08-10T11:33:00Z">
        <w:r w:rsidRPr="009F6E84" w:rsidDel="00CF703B">
          <w:rPr>
            <w:rFonts w:cstheme="minorHAnsi"/>
            <w:sz w:val="24"/>
            <w:szCs w:val="24"/>
          </w:rPr>
          <w:delText>Rest URL: http://localhost:80</w:delText>
        </w:r>
        <w:r w:rsidDel="00CF703B">
          <w:rPr>
            <w:rFonts w:cstheme="minorHAnsi"/>
            <w:sz w:val="24"/>
            <w:szCs w:val="24"/>
          </w:rPr>
          <w:delText>9</w:delText>
        </w:r>
        <w:r w:rsidRPr="009F6E84" w:rsidDel="00CF703B">
          <w:rPr>
            <w:rFonts w:cstheme="minorHAnsi"/>
            <w:sz w:val="24"/>
            <w:szCs w:val="24"/>
          </w:rPr>
          <w:delText>0/users/{id} (Example: http://localhost:80</w:delText>
        </w:r>
        <w:r w:rsidDel="00CF703B">
          <w:rPr>
            <w:rFonts w:cstheme="minorHAnsi"/>
            <w:sz w:val="24"/>
            <w:szCs w:val="24"/>
          </w:rPr>
          <w:delText>9</w:delText>
        </w:r>
        <w:r w:rsidRPr="009F6E84" w:rsidDel="00CF703B">
          <w:rPr>
            <w:rFonts w:cstheme="minorHAnsi"/>
            <w:sz w:val="24"/>
            <w:szCs w:val="24"/>
          </w:rPr>
          <w:delText>0/users/1)</w:delText>
        </w:r>
      </w:del>
    </w:p>
    <w:p w14:paraId="1FAC3536" w14:textId="282F0D77" w:rsidR="009F6E84" w:rsidRPr="009F6E84" w:rsidDel="00CF703B" w:rsidRDefault="009F6E84">
      <w:pPr>
        <w:rPr>
          <w:del w:id="809" w:author="Sudhanshu Satyam" w:date="2020-08-10T11:33:00Z"/>
          <w:rFonts w:cstheme="minorHAnsi"/>
          <w:sz w:val="24"/>
          <w:szCs w:val="24"/>
        </w:rPr>
      </w:pPr>
      <w:del w:id="810" w:author="Sudhanshu Satyam" w:date="2020-08-10T11:33:00Z">
        <w:r w:rsidRPr="009F6E84" w:rsidDel="00CF703B">
          <w:rPr>
            <w:rFonts w:cstheme="minorHAnsi"/>
            <w:sz w:val="24"/>
            <w:szCs w:val="24"/>
          </w:rPr>
          <w:delText xml:space="preserve">Test Date/Payload: </w:delText>
        </w:r>
      </w:del>
    </w:p>
    <w:p w14:paraId="2C822A24" w14:textId="7CED8C69" w:rsidR="009F6E84" w:rsidRPr="009F6E84" w:rsidDel="00CF703B" w:rsidRDefault="009F6E84">
      <w:pPr>
        <w:rPr>
          <w:del w:id="811" w:author="Sudhanshu Satyam" w:date="2020-08-10T11:33:00Z"/>
          <w:rFonts w:cstheme="minorHAnsi"/>
          <w:sz w:val="24"/>
          <w:szCs w:val="24"/>
        </w:rPr>
      </w:pPr>
      <w:del w:id="812" w:author="Sudhanshu Satyam" w:date="2020-08-10T11:33:00Z">
        <w:r w:rsidRPr="009F6E84" w:rsidDel="00CF703B">
          <w:rPr>
            <w:rFonts w:cstheme="minorHAnsi"/>
            <w:sz w:val="24"/>
            <w:szCs w:val="24"/>
          </w:rPr>
          <w:delText>{</w:delText>
        </w:r>
      </w:del>
    </w:p>
    <w:p w14:paraId="18977289" w14:textId="21CD5177" w:rsidR="009F6E84" w:rsidRPr="009F6E84" w:rsidDel="00CF703B" w:rsidRDefault="009F6E84">
      <w:pPr>
        <w:rPr>
          <w:del w:id="813" w:author="Sudhanshu Satyam" w:date="2020-08-10T11:33:00Z"/>
          <w:rFonts w:cstheme="minorHAnsi"/>
          <w:sz w:val="24"/>
          <w:szCs w:val="24"/>
        </w:rPr>
      </w:pPr>
      <w:del w:id="814" w:author="Sudhanshu Satyam" w:date="2020-08-10T11:33:00Z">
        <w:r w:rsidRPr="009F6E84" w:rsidDel="00CF703B">
          <w:rPr>
            <w:rFonts w:cstheme="minorHAnsi"/>
            <w:sz w:val="24"/>
            <w:szCs w:val="24"/>
          </w:rPr>
          <w:delText xml:space="preserve">    "userName": "TestUser3",</w:delText>
        </w:r>
      </w:del>
    </w:p>
    <w:p w14:paraId="0511A1E1" w14:textId="0E4271F8" w:rsidR="009F6E84" w:rsidRPr="009F6E84" w:rsidDel="00CF703B" w:rsidRDefault="009F6E84">
      <w:pPr>
        <w:rPr>
          <w:del w:id="815" w:author="Sudhanshu Satyam" w:date="2020-08-10T11:33:00Z"/>
          <w:rFonts w:cstheme="minorHAnsi"/>
          <w:sz w:val="24"/>
          <w:szCs w:val="24"/>
        </w:rPr>
      </w:pPr>
      <w:del w:id="816" w:author="Sudhanshu Satyam" w:date="2020-08-10T11:33:00Z">
        <w:r w:rsidRPr="009F6E84" w:rsidDel="00CF703B">
          <w:rPr>
            <w:rFonts w:cstheme="minorHAnsi"/>
            <w:sz w:val="24"/>
            <w:szCs w:val="24"/>
          </w:rPr>
          <w:delText xml:space="preserve">    "password": 123456,</w:delText>
        </w:r>
      </w:del>
    </w:p>
    <w:p w14:paraId="107BD962" w14:textId="71CB1307" w:rsidR="009F6E84" w:rsidRPr="009F6E84" w:rsidDel="00CF703B" w:rsidRDefault="009F6E84">
      <w:pPr>
        <w:rPr>
          <w:del w:id="817" w:author="Sudhanshu Satyam" w:date="2020-08-10T11:33:00Z"/>
          <w:rFonts w:cstheme="minorHAnsi"/>
          <w:sz w:val="24"/>
          <w:szCs w:val="24"/>
        </w:rPr>
      </w:pPr>
      <w:del w:id="818" w:author="Sudhanshu Satyam" w:date="2020-08-10T11:33:00Z">
        <w:r w:rsidRPr="009F6E84" w:rsidDel="00CF703B">
          <w:rPr>
            <w:rFonts w:cstheme="minorHAnsi"/>
            <w:sz w:val="24"/>
            <w:szCs w:val="24"/>
          </w:rPr>
          <w:delText xml:space="preserve">    "email": "email@yahoo.com",</w:delText>
        </w:r>
      </w:del>
    </w:p>
    <w:p w14:paraId="7A4F3141" w14:textId="752BF33C" w:rsidR="009F6E84" w:rsidRPr="009F6E84" w:rsidDel="00CF703B" w:rsidRDefault="009F6E84">
      <w:pPr>
        <w:rPr>
          <w:del w:id="819" w:author="Sudhanshu Satyam" w:date="2020-08-10T11:33:00Z"/>
          <w:rFonts w:cstheme="minorHAnsi"/>
          <w:sz w:val="24"/>
          <w:szCs w:val="24"/>
        </w:rPr>
      </w:pPr>
      <w:del w:id="820" w:author="Sudhanshu Satyam" w:date="2020-08-10T11:33:00Z">
        <w:r w:rsidRPr="009F6E84" w:rsidDel="00CF703B">
          <w:rPr>
            <w:rFonts w:cstheme="minorHAnsi"/>
            <w:sz w:val="24"/>
            <w:szCs w:val="24"/>
          </w:rPr>
          <w:delText xml:space="preserve">    "fullName": "xyz sbvr2",</w:delText>
        </w:r>
      </w:del>
    </w:p>
    <w:p w14:paraId="4B2194B5" w14:textId="73848FE1" w:rsidR="009F6E84" w:rsidRPr="009F6E84" w:rsidDel="00CF703B" w:rsidRDefault="009F6E84">
      <w:pPr>
        <w:rPr>
          <w:del w:id="821" w:author="Sudhanshu Satyam" w:date="2020-08-10T11:33:00Z"/>
          <w:rFonts w:cstheme="minorHAnsi"/>
          <w:sz w:val="24"/>
          <w:szCs w:val="24"/>
        </w:rPr>
      </w:pPr>
      <w:del w:id="822" w:author="Sudhanshu Satyam" w:date="2020-08-10T11:33:00Z">
        <w:r w:rsidRPr="009F6E84" w:rsidDel="00CF703B">
          <w:rPr>
            <w:rFonts w:cstheme="minorHAnsi"/>
            <w:sz w:val="24"/>
            <w:szCs w:val="24"/>
          </w:rPr>
          <w:delText xml:space="preserve">    "mobile": "122454322"</w:delText>
        </w:r>
      </w:del>
    </w:p>
    <w:p w14:paraId="6252B49A" w14:textId="2D22C40E" w:rsidR="009F6E84" w:rsidRPr="009F6E84" w:rsidDel="00CF703B" w:rsidRDefault="009F6E84">
      <w:pPr>
        <w:rPr>
          <w:del w:id="823" w:author="Sudhanshu Satyam" w:date="2020-08-10T11:33:00Z"/>
          <w:rFonts w:cstheme="minorHAnsi"/>
          <w:sz w:val="24"/>
          <w:szCs w:val="24"/>
        </w:rPr>
      </w:pPr>
      <w:del w:id="824" w:author="Sudhanshu Satyam" w:date="2020-08-10T11:33:00Z">
        <w:r w:rsidRPr="009F6E84" w:rsidDel="00CF703B">
          <w:rPr>
            <w:rFonts w:cstheme="minorHAnsi"/>
            <w:sz w:val="24"/>
            <w:szCs w:val="24"/>
          </w:rPr>
          <w:delText>}</w:delText>
        </w:r>
      </w:del>
    </w:p>
    <w:p w14:paraId="19E7516A" w14:textId="29C80B94" w:rsidR="009F6E84" w:rsidRPr="009F6E84" w:rsidDel="00CF703B" w:rsidRDefault="009F6E84">
      <w:pPr>
        <w:rPr>
          <w:del w:id="825" w:author="Sudhanshu Satyam" w:date="2020-08-10T11:33:00Z"/>
          <w:rFonts w:cstheme="minorHAnsi"/>
          <w:sz w:val="24"/>
          <w:szCs w:val="24"/>
        </w:rPr>
      </w:pPr>
    </w:p>
    <w:p w14:paraId="5A2AFE56" w14:textId="5A261BDD" w:rsidR="009F6E84" w:rsidRPr="009F6E84" w:rsidDel="00CF703B" w:rsidRDefault="009F6E84">
      <w:pPr>
        <w:rPr>
          <w:del w:id="826" w:author="Sudhanshu Satyam" w:date="2020-08-10T11:33:00Z"/>
          <w:rFonts w:cstheme="minorHAnsi"/>
          <w:sz w:val="24"/>
          <w:szCs w:val="24"/>
        </w:rPr>
      </w:pPr>
      <w:del w:id="827" w:author="Sudhanshu Satyam" w:date="2020-08-10T11:33:00Z">
        <w:r w:rsidRPr="009F6E84" w:rsidDel="00CF703B">
          <w:rPr>
            <w:rFonts w:cstheme="minorHAnsi"/>
            <w:sz w:val="24"/>
            <w:szCs w:val="24"/>
          </w:rPr>
          <w:delText xml:space="preserve">In Header: set the </w:delText>
        </w:r>
      </w:del>
    </w:p>
    <w:p w14:paraId="3E6C173D" w14:textId="5D325F80" w:rsidR="009F6E84" w:rsidRPr="009F6E84" w:rsidDel="00CF703B" w:rsidRDefault="009F6E84">
      <w:pPr>
        <w:rPr>
          <w:del w:id="828" w:author="Sudhanshu Satyam" w:date="2020-08-10T11:33:00Z"/>
          <w:rFonts w:cstheme="minorHAnsi"/>
          <w:sz w:val="24"/>
          <w:szCs w:val="24"/>
        </w:rPr>
      </w:pPr>
      <w:del w:id="829" w:author="Sudhanshu Satyam" w:date="2020-08-10T11:33:00Z">
        <w:r w:rsidRPr="009F6E84" w:rsidDel="00CF703B">
          <w:rPr>
            <w:rFonts w:cstheme="minorHAnsi"/>
            <w:sz w:val="24"/>
            <w:szCs w:val="24"/>
          </w:rPr>
          <w:delText>Content-type: application/json</w:delText>
        </w:r>
      </w:del>
    </w:p>
    <w:p w14:paraId="6A8F8792" w14:textId="74F76D49" w:rsidR="009F6E84" w:rsidDel="00CF703B" w:rsidRDefault="009F6E84">
      <w:pPr>
        <w:rPr>
          <w:del w:id="830" w:author="Sudhanshu Satyam" w:date="2020-08-10T11:33:00Z"/>
          <w:rFonts w:cstheme="minorHAnsi"/>
          <w:sz w:val="24"/>
          <w:szCs w:val="24"/>
        </w:rPr>
      </w:pPr>
      <w:del w:id="831" w:author="Sudhanshu Satyam" w:date="2020-08-10T11:33:00Z">
        <w:r w:rsidRPr="009F6E84"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046F3D02" w14:textId="2BFCD878" w:rsidR="007E261C" w:rsidRPr="00E21E80" w:rsidDel="00CF703B" w:rsidRDefault="007E261C">
      <w:pPr>
        <w:rPr>
          <w:del w:id="832" w:author="Sudhanshu Satyam" w:date="2020-08-10T11:33:00Z"/>
          <w:rFonts w:cstheme="minorHAnsi"/>
          <w:b/>
          <w:bCs/>
          <w:sz w:val="24"/>
          <w:szCs w:val="24"/>
        </w:rPr>
        <w:pPrChange w:id="833" w:author="Sudhanshu Satyam" w:date="2020-08-10T11:33:00Z">
          <w:pPr>
            <w:pStyle w:val="Heading2"/>
            <w:numPr>
              <w:numId w:val="6"/>
            </w:numPr>
            <w:ind w:left="360" w:hanging="360"/>
          </w:pPr>
        </w:pPrChange>
      </w:pPr>
      <w:del w:id="834" w:author="Sudhanshu Satyam" w:date="2020-08-10T11:33:00Z">
        <w:r w:rsidRPr="00E21E80" w:rsidDel="00CF703B">
          <w:rPr>
            <w:rStyle w:val="Heading2Char"/>
          </w:rPr>
          <w:delText>Delete User Details</w:delText>
        </w:r>
        <w:r w:rsidRPr="00E21E80" w:rsidDel="00CF703B">
          <w:rPr>
            <w:rFonts w:cstheme="minorHAnsi"/>
            <w:b/>
            <w:bCs/>
            <w:sz w:val="24"/>
            <w:szCs w:val="24"/>
          </w:rPr>
          <w:delText>:</w:delText>
        </w:r>
      </w:del>
    </w:p>
    <w:p w14:paraId="3FC5E3D6" w14:textId="1AF55C5E" w:rsidR="007E261C" w:rsidDel="00CF703B" w:rsidRDefault="007E261C">
      <w:pPr>
        <w:rPr>
          <w:del w:id="835" w:author="Sudhanshu Satyam" w:date="2020-08-10T11:33:00Z"/>
          <w:rFonts w:cstheme="minorHAnsi"/>
          <w:sz w:val="24"/>
          <w:szCs w:val="24"/>
        </w:rPr>
      </w:pPr>
      <w:del w:id="836" w:author="Sudhanshu Satyam" w:date="2020-08-10T11:33:00Z">
        <w:r w:rsidRPr="007E261C" w:rsidDel="00CF703B">
          <w:rPr>
            <w:rFonts w:cstheme="minorHAnsi"/>
            <w:sz w:val="24"/>
            <w:szCs w:val="24"/>
          </w:rPr>
          <w:delText>Once the Login will be done and we will get authorize code from login response's Header, we can delete the details of any user:</w:delText>
        </w:r>
      </w:del>
    </w:p>
    <w:p w14:paraId="5F598892" w14:textId="6097B4AF" w:rsidR="00B64A47" w:rsidRPr="00B64A47" w:rsidDel="00CF703B" w:rsidRDefault="00B64A47">
      <w:pPr>
        <w:rPr>
          <w:del w:id="837" w:author="Sudhanshu Satyam" w:date="2020-08-10T11:33:00Z"/>
          <w:rFonts w:cstheme="minorHAnsi"/>
          <w:sz w:val="24"/>
          <w:szCs w:val="24"/>
        </w:rPr>
      </w:pPr>
      <w:del w:id="838" w:author="Sudhanshu Satyam" w:date="2020-08-10T11:33:00Z">
        <w:r w:rsidRPr="00B64A47" w:rsidDel="00CF703B">
          <w:rPr>
            <w:rFonts w:cstheme="minorHAnsi"/>
            <w:sz w:val="24"/>
            <w:szCs w:val="24"/>
          </w:rPr>
          <w:delText>Request Type: DELETE</w:delText>
        </w:r>
      </w:del>
    </w:p>
    <w:p w14:paraId="08D92AC0" w14:textId="371A9301" w:rsidR="00B64A47" w:rsidRPr="00B64A47" w:rsidDel="00CF703B" w:rsidRDefault="00B64A47">
      <w:pPr>
        <w:rPr>
          <w:del w:id="839" w:author="Sudhanshu Satyam" w:date="2020-08-10T11:33:00Z"/>
          <w:rFonts w:cstheme="minorHAnsi"/>
          <w:sz w:val="24"/>
          <w:szCs w:val="24"/>
        </w:rPr>
      </w:pPr>
      <w:del w:id="840" w:author="Sudhanshu Satyam" w:date="2020-08-10T11:33:00Z">
        <w:r w:rsidRPr="00B64A47" w:rsidDel="00CF703B">
          <w:rPr>
            <w:rFonts w:cstheme="minorHAnsi"/>
            <w:sz w:val="24"/>
            <w:szCs w:val="24"/>
          </w:rPr>
          <w:delText>Rest URL: http://localhost:80</w:delText>
        </w:r>
        <w:r w:rsidDel="00CF703B">
          <w:rPr>
            <w:rFonts w:cstheme="minorHAnsi"/>
            <w:sz w:val="24"/>
            <w:szCs w:val="24"/>
          </w:rPr>
          <w:delText>9</w:delText>
        </w:r>
        <w:r w:rsidRPr="00B64A47" w:rsidDel="00CF703B">
          <w:rPr>
            <w:rFonts w:cstheme="minorHAnsi"/>
            <w:sz w:val="24"/>
            <w:szCs w:val="24"/>
          </w:rPr>
          <w:delText>0/users/{id} (Example: http://localhost:80</w:delText>
        </w:r>
        <w:r w:rsidDel="00CF703B">
          <w:rPr>
            <w:rFonts w:cstheme="minorHAnsi"/>
            <w:sz w:val="24"/>
            <w:szCs w:val="24"/>
          </w:rPr>
          <w:delText>9</w:delText>
        </w:r>
        <w:r w:rsidRPr="00B64A47" w:rsidDel="00CF703B">
          <w:rPr>
            <w:rFonts w:cstheme="minorHAnsi"/>
            <w:sz w:val="24"/>
            <w:szCs w:val="24"/>
          </w:rPr>
          <w:delText>0/users/1)</w:delText>
        </w:r>
      </w:del>
    </w:p>
    <w:p w14:paraId="0E49B5D6" w14:textId="6AA55968" w:rsidR="00B64A47" w:rsidRPr="00B64A47" w:rsidDel="00CF703B" w:rsidRDefault="00B64A47">
      <w:pPr>
        <w:rPr>
          <w:del w:id="841" w:author="Sudhanshu Satyam" w:date="2020-08-10T11:33:00Z"/>
          <w:rFonts w:cstheme="minorHAnsi"/>
          <w:sz w:val="24"/>
          <w:szCs w:val="24"/>
        </w:rPr>
      </w:pPr>
      <w:del w:id="842" w:author="Sudhanshu Satyam" w:date="2020-08-10T11:33:00Z">
        <w:r w:rsidRPr="00B64A47" w:rsidDel="00CF703B">
          <w:rPr>
            <w:rFonts w:cstheme="minorHAnsi"/>
            <w:sz w:val="24"/>
            <w:szCs w:val="24"/>
          </w:rPr>
          <w:delText xml:space="preserve">Test Data/Payload: </w:delText>
        </w:r>
      </w:del>
    </w:p>
    <w:p w14:paraId="3CD17B0E" w14:textId="6463E3CA" w:rsidR="00B64A47" w:rsidRPr="00B64A47" w:rsidDel="00CF703B" w:rsidRDefault="00B64A47">
      <w:pPr>
        <w:rPr>
          <w:del w:id="843" w:author="Sudhanshu Satyam" w:date="2020-08-10T11:33:00Z"/>
          <w:rFonts w:cstheme="minorHAnsi"/>
          <w:sz w:val="24"/>
          <w:szCs w:val="24"/>
        </w:rPr>
      </w:pPr>
    </w:p>
    <w:p w14:paraId="4B6A9749" w14:textId="5060633B" w:rsidR="00B64A47" w:rsidRPr="00B64A47" w:rsidDel="00CF703B" w:rsidRDefault="00B64A47">
      <w:pPr>
        <w:rPr>
          <w:del w:id="844" w:author="Sudhanshu Satyam" w:date="2020-08-10T11:33:00Z"/>
          <w:rFonts w:cstheme="minorHAnsi"/>
          <w:sz w:val="24"/>
          <w:szCs w:val="24"/>
        </w:rPr>
      </w:pPr>
      <w:del w:id="845" w:author="Sudhanshu Satyam" w:date="2020-08-10T11:33:00Z">
        <w:r w:rsidRPr="00B64A47" w:rsidDel="00CF703B">
          <w:rPr>
            <w:rFonts w:cstheme="minorHAnsi"/>
            <w:sz w:val="24"/>
            <w:szCs w:val="24"/>
          </w:rPr>
          <w:delText xml:space="preserve">In Header: set the </w:delText>
        </w:r>
      </w:del>
    </w:p>
    <w:p w14:paraId="533AA522" w14:textId="4AA1C702" w:rsidR="00B64A47" w:rsidRPr="00B64A47" w:rsidDel="00CF703B" w:rsidRDefault="00B64A47">
      <w:pPr>
        <w:rPr>
          <w:del w:id="846" w:author="Sudhanshu Satyam" w:date="2020-08-10T11:33:00Z"/>
          <w:rFonts w:cstheme="minorHAnsi"/>
          <w:sz w:val="24"/>
          <w:szCs w:val="24"/>
        </w:rPr>
      </w:pPr>
      <w:del w:id="847" w:author="Sudhanshu Satyam" w:date="2020-08-10T11:33:00Z">
        <w:r w:rsidRPr="00B64A47" w:rsidDel="00CF703B">
          <w:rPr>
            <w:rFonts w:cstheme="minorHAnsi"/>
            <w:sz w:val="24"/>
            <w:szCs w:val="24"/>
          </w:rPr>
          <w:delText>Content-type: application/json</w:delText>
        </w:r>
      </w:del>
    </w:p>
    <w:p w14:paraId="6104FFE3" w14:textId="1FC55F76" w:rsidR="00B64A47" w:rsidDel="00CF703B" w:rsidRDefault="00B64A47">
      <w:pPr>
        <w:rPr>
          <w:del w:id="848" w:author="Sudhanshu Satyam" w:date="2020-08-10T11:33:00Z"/>
          <w:rFonts w:cstheme="minorHAnsi"/>
          <w:sz w:val="24"/>
          <w:szCs w:val="24"/>
        </w:rPr>
      </w:pPr>
      <w:del w:id="849" w:author="Sudhanshu Satyam" w:date="2020-08-10T11:33:00Z">
        <w:r w:rsidRPr="00B64A47"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424419B2" w14:textId="71EC0050" w:rsidR="0057544F" w:rsidDel="00CF703B" w:rsidRDefault="0057544F">
      <w:pPr>
        <w:rPr>
          <w:del w:id="850" w:author="Sudhanshu Satyam" w:date="2020-08-10T11:33:00Z"/>
          <w:rFonts w:cstheme="minorHAnsi"/>
          <w:sz w:val="24"/>
          <w:szCs w:val="24"/>
        </w:rPr>
      </w:pPr>
    </w:p>
    <w:p w14:paraId="0792DC11" w14:textId="60E7D7C1" w:rsidR="0057544F" w:rsidRPr="00B26D55" w:rsidDel="00CF703B" w:rsidRDefault="0057544F">
      <w:pPr>
        <w:rPr>
          <w:del w:id="851" w:author="Sudhanshu Satyam" w:date="2020-08-10T11:33:00Z"/>
          <w:rFonts w:cstheme="minorHAnsi"/>
          <w:b/>
          <w:bCs/>
          <w:sz w:val="24"/>
          <w:szCs w:val="24"/>
        </w:rPr>
        <w:pPrChange w:id="852" w:author="Sudhanshu Satyam" w:date="2020-08-10T11:33:00Z">
          <w:pPr>
            <w:pStyle w:val="Heading2"/>
            <w:numPr>
              <w:numId w:val="6"/>
            </w:numPr>
            <w:ind w:left="360" w:hanging="360"/>
          </w:pPr>
        </w:pPrChange>
      </w:pPr>
      <w:del w:id="853" w:author="Sudhanshu Satyam" w:date="2020-08-10T11:33:00Z">
        <w:r w:rsidRPr="00EE76F0" w:rsidDel="00CF703B">
          <w:rPr>
            <w:rStyle w:val="Heading2Char"/>
          </w:rPr>
          <w:delText>Get any one User Details</w:delText>
        </w:r>
        <w:r w:rsidRPr="00B26D55" w:rsidDel="00CF703B">
          <w:rPr>
            <w:rFonts w:cstheme="minorHAnsi"/>
            <w:b/>
            <w:bCs/>
            <w:sz w:val="24"/>
            <w:szCs w:val="24"/>
          </w:rPr>
          <w:delText>:</w:delText>
        </w:r>
      </w:del>
    </w:p>
    <w:p w14:paraId="06D900AC" w14:textId="58AC9410" w:rsidR="0057544F" w:rsidDel="00CF703B" w:rsidRDefault="0057544F">
      <w:pPr>
        <w:rPr>
          <w:del w:id="854" w:author="Sudhanshu Satyam" w:date="2020-08-10T11:33:00Z"/>
          <w:rFonts w:cstheme="minorHAnsi"/>
          <w:sz w:val="24"/>
          <w:szCs w:val="24"/>
        </w:rPr>
      </w:pPr>
      <w:del w:id="855" w:author="Sudhanshu Satyam" w:date="2020-08-10T11:33:00Z">
        <w:r w:rsidRPr="0057544F" w:rsidDel="00CF703B">
          <w:rPr>
            <w:rFonts w:cstheme="minorHAnsi"/>
            <w:sz w:val="24"/>
            <w:szCs w:val="24"/>
          </w:rPr>
          <w:delText>Once the Login will be done and we will get auth</w:delText>
        </w:r>
        <w:r w:rsidDel="00CF703B">
          <w:rPr>
            <w:rFonts w:cstheme="minorHAnsi"/>
            <w:sz w:val="24"/>
            <w:szCs w:val="24"/>
          </w:rPr>
          <w:delText>ori</w:delText>
        </w:r>
        <w:r w:rsidRPr="0057544F" w:rsidDel="00CF703B">
          <w:rPr>
            <w:rFonts w:cstheme="minorHAnsi"/>
            <w:sz w:val="24"/>
            <w:szCs w:val="24"/>
          </w:rPr>
          <w:delText>ze code from login response's Header, we can get the details of any user:</w:delText>
        </w:r>
      </w:del>
    </w:p>
    <w:p w14:paraId="2496B517" w14:textId="27D0CF36" w:rsidR="00955701" w:rsidRPr="00955701" w:rsidDel="00CF703B" w:rsidRDefault="00955701">
      <w:pPr>
        <w:rPr>
          <w:del w:id="856" w:author="Sudhanshu Satyam" w:date="2020-08-10T11:33:00Z"/>
          <w:rFonts w:cstheme="minorHAnsi"/>
          <w:sz w:val="24"/>
          <w:szCs w:val="24"/>
        </w:rPr>
      </w:pPr>
      <w:del w:id="857" w:author="Sudhanshu Satyam" w:date="2020-08-10T11:33:00Z">
        <w:r w:rsidRPr="00955701" w:rsidDel="00CF703B">
          <w:rPr>
            <w:rFonts w:cstheme="minorHAnsi"/>
            <w:sz w:val="24"/>
            <w:szCs w:val="24"/>
          </w:rPr>
          <w:delText>Request Type: GET</w:delText>
        </w:r>
      </w:del>
    </w:p>
    <w:p w14:paraId="44ADFFB5" w14:textId="6998F5EF" w:rsidR="00955701" w:rsidRPr="00955701" w:rsidDel="00CF703B" w:rsidRDefault="00955701">
      <w:pPr>
        <w:rPr>
          <w:del w:id="858" w:author="Sudhanshu Satyam" w:date="2020-08-10T11:33:00Z"/>
          <w:rFonts w:cstheme="minorHAnsi"/>
          <w:sz w:val="24"/>
          <w:szCs w:val="24"/>
        </w:rPr>
      </w:pPr>
      <w:del w:id="859" w:author="Sudhanshu Satyam" w:date="2020-08-10T11:33:00Z">
        <w:r w:rsidRPr="00955701" w:rsidDel="00CF703B">
          <w:rPr>
            <w:rFonts w:cstheme="minorHAnsi"/>
            <w:sz w:val="24"/>
            <w:szCs w:val="24"/>
          </w:rPr>
          <w:delText>Rest URL: http://localhost:8080/users/{id}</w:delText>
        </w:r>
      </w:del>
    </w:p>
    <w:p w14:paraId="6237A01D" w14:textId="58878DB8" w:rsidR="00955701" w:rsidRPr="00955701" w:rsidDel="00CF703B" w:rsidRDefault="00955701">
      <w:pPr>
        <w:rPr>
          <w:del w:id="860" w:author="Sudhanshu Satyam" w:date="2020-08-10T11:33:00Z"/>
          <w:rFonts w:cstheme="minorHAnsi"/>
          <w:sz w:val="24"/>
          <w:szCs w:val="24"/>
        </w:rPr>
      </w:pPr>
      <w:del w:id="861" w:author="Sudhanshu Satyam" w:date="2020-08-10T11:33:00Z">
        <w:r w:rsidRPr="00955701" w:rsidDel="00CF703B">
          <w:rPr>
            <w:rFonts w:cstheme="minorHAnsi"/>
            <w:sz w:val="24"/>
            <w:szCs w:val="24"/>
          </w:rPr>
          <w:delText xml:space="preserve">Test Date/Payload: </w:delText>
        </w:r>
      </w:del>
    </w:p>
    <w:p w14:paraId="0E702915" w14:textId="4233F2EF" w:rsidR="00955701" w:rsidRPr="00955701" w:rsidDel="00CF703B" w:rsidRDefault="00955701">
      <w:pPr>
        <w:rPr>
          <w:del w:id="862" w:author="Sudhanshu Satyam" w:date="2020-08-10T11:33:00Z"/>
          <w:rFonts w:cstheme="minorHAnsi"/>
          <w:sz w:val="24"/>
          <w:szCs w:val="24"/>
        </w:rPr>
      </w:pPr>
      <w:del w:id="863" w:author="Sudhanshu Satyam" w:date="2020-08-10T11:33:00Z">
        <w:r w:rsidRPr="00955701" w:rsidDel="00CF703B">
          <w:rPr>
            <w:rFonts w:cstheme="minorHAnsi"/>
            <w:sz w:val="24"/>
            <w:szCs w:val="24"/>
          </w:rPr>
          <w:delText xml:space="preserve">In Header: set the </w:delText>
        </w:r>
      </w:del>
    </w:p>
    <w:p w14:paraId="7FE4C418" w14:textId="18F8BE9F" w:rsidR="00955701" w:rsidRPr="00955701" w:rsidDel="00CF703B" w:rsidRDefault="00955701">
      <w:pPr>
        <w:rPr>
          <w:del w:id="864" w:author="Sudhanshu Satyam" w:date="2020-08-10T11:33:00Z"/>
          <w:rFonts w:cstheme="minorHAnsi"/>
          <w:sz w:val="24"/>
          <w:szCs w:val="24"/>
        </w:rPr>
      </w:pPr>
      <w:del w:id="865" w:author="Sudhanshu Satyam" w:date="2020-08-10T11:33:00Z">
        <w:r w:rsidRPr="00955701" w:rsidDel="00CF703B">
          <w:rPr>
            <w:rFonts w:cstheme="minorHAnsi"/>
            <w:sz w:val="24"/>
            <w:szCs w:val="24"/>
          </w:rPr>
          <w:delText>Content-type: application/json</w:delText>
        </w:r>
      </w:del>
    </w:p>
    <w:p w14:paraId="2241EB07" w14:textId="4B767175" w:rsidR="00955701" w:rsidDel="00CF703B" w:rsidRDefault="00955701">
      <w:pPr>
        <w:rPr>
          <w:del w:id="866" w:author="Sudhanshu Satyam" w:date="2020-08-10T11:33:00Z"/>
          <w:rFonts w:cstheme="minorHAnsi"/>
          <w:sz w:val="24"/>
          <w:szCs w:val="24"/>
        </w:rPr>
      </w:pPr>
      <w:del w:id="867" w:author="Sudhanshu Satyam" w:date="2020-08-10T11:33:00Z">
        <w:r w:rsidRPr="00955701"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1F663C6F" w14:textId="19EB683A" w:rsidR="003F77A8" w:rsidDel="00CF703B" w:rsidRDefault="003F77A8">
      <w:pPr>
        <w:rPr>
          <w:del w:id="868" w:author="Sudhanshu Satyam" w:date="2020-08-10T11:33:00Z"/>
          <w:rFonts w:cstheme="minorHAnsi"/>
          <w:sz w:val="24"/>
          <w:szCs w:val="24"/>
        </w:rPr>
      </w:pPr>
    </w:p>
    <w:p w14:paraId="391A0FDA" w14:textId="50EB7950" w:rsidR="00454988" w:rsidRPr="00F104B7" w:rsidDel="00CF703B" w:rsidRDefault="00454988">
      <w:pPr>
        <w:rPr>
          <w:del w:id="869" w:author="Sudhanshu Satyam" w:date="2020-08-10T11:33:00Z"/>
        </w:rPr>
        <w:pPrChange w:id="870" w:author="Sudhanshu Satyam" w:date="2020-08-10T11:33:00Z">
          <w:pPr>
            <w:pStyle w:val="Heading2"/>
            <w:numPr>
              <w:numId w:val="6"/>
            </w:numPr>
            <w:ind w:left="360" w:hanging="360"/>
          </w:pPr>
        </w:pPrChange>
      </w:pPr>
      <w:del w:id="871" w:author="Sudhanshu Satyam" w:date="2020-08-10T11:33:00Z">
        <w:r w:rsidRPr="00F104B7" w:rsidDel="00CF703B">
          <w:delText>Failure Case:</w:delText>
        </w:r>
      </w:del>
    </w:p>
    <w:p w14:paraId="363EB8EB" w14:textId="18025602" w:rsidR="003F77A8" w:rsidRPr="00454988" w:rsidDel="00CF703B" w:rsidRDefault="003F77A8">
      <w:pPr>
        <w:rPr>
          <w:del w:id="872" w:author="Sudhanshu Satyam" w:date="2020-08-10T11:33:00Z"/>
          <w:rFonts w:cstheme="minorHAnsi"/>
          <w:sz w:val="24"/>
          <w:szCs w:val="24"/>
        </w:rPr>
      </w:pPr>
      <w:del w:id="873" w:author="Sudhanshu Satyam" w:date="2020-08-10T11:33:00Z">
        <w:r w:rsidRPr="00454988" w:rsidDel="00CF703B">
          <w:rPr>
            <w:rFonts w:cstheme="minorHAnsi"/>
            <w:sz w:val="24"/>
            <w:szCs w:val="24"/>
          </w:rPr>
          <w:delText xml:space="preserve">If user failed to set the Authorization code in Header of any </w:delText>
        </w:r>
        <w:r w:rsidR="003C1767" w:rsidRPr="00454988" w:rsidDel="00CF703B">
          <w:rPr>
            <w:rFonts w:cstheme="minorHAnsi"/>
            <w:sz w:val="24"/>
            <w:szCs w:val="24"/>
          </w:rPr>
          <w:delText>request,</w:delText>
        </w:r>
        <w:r w:rsidRPr="00454988" w:rsidDel="00CF703B">
          <w:rPr>
            <w:rFonts w:cstheme="minorHAnsi"/>
            <w:sz w:val="24"/>
            <w:szCs w:val="24"/>
          </w:rPr>
          <w:delText xml:space="preserve"> then it will get below error:</w:delText>
        </w:r>
      </w:del>
    </w:p>
    <w:p w14:paraId="10090E61" w14:textId="1D1240AE" w:rsidR="003F77A8" w:rsidRPr="003F77A8" w:rsidDel="00CF703B" w:rsidRDefault="003F77A8">
      <w:pPr>
        <w:rPr>
          <w:del w:id="874" w:author="Sudhanshu Satyam" w:date="2020-08-10T11:33:00Z"/>
          <w:rFonts w:cstheme="minorHAnsi"/>
          <w:sz w:val="24"/>
          <w:szCs w:val="24"/>
        </w:rPr>
        <w:pPrChange w:id="875" w:author="Sudhanshu Satyam" w:date="2020-08-10T11:33:00Z">
          <w:pPr>
            <w:pStyle w:val="ListParagraph"/>
            <w:ind w:left="1440"/>
          </w:pPr>
        </w:pPrChange>
      </w:pPr>
      <w:del w:id="876" w:author="Sudhanshu Satyam" w:date="2020-08-10T11:33:00Z">
        <w:r w:rsidRPr="003F77A8" w:rsidDel="00CF703B">
          <w:rPr>
            <w:rFonts w:cstheme="minorHAnsi"/>
            <w:sz w:val="24"/>
            <w:szCs w:val="24"/>
          </w:rPr>
          <w:delText>{</w:delText>
        </w:r>
      </w:del>
    </w:p>
    <w:p w14:paraId="467953B0" w14:textId="4D244D86" w:rsidR="003F77A8" w:rsidRPr="003F77A8" w:rsidDel="00CF703B" w:rsidRDefault="003F77A8">
      <w:pPr>
        <w:rPr>
          <w:del w:id="877" w:author="Sudhanshu Satyam" w:date="2020-08-10T11:33:00Z"/>
          <w:rFonts w:cstheme="minorHAnsi"/>
          <w:sz w:val="24"/>
          <w:szCs w:val="24"/>
        </w:rPr>
        <w:pPrChange w:id="878" w:author="Sudhanshu Satyam" w:date="2020-08-10T11:33:00Z">
          <w:pPr>
            <w:pStyle w:val="ListParagraph"/>
            <w:ind w:left="1440"/>
          </w:pPr>
        </w:pPrChange>
      </w:pPr>
      <w:del w:id="879" w:author="Sudhanshu Satyam" w:date="2020-08-10T11:33:00Z">
        <w:r w:rsidRPr="003F77A8" w:rsidDel="00CF703B">
          <w:rPr>
            <w:rFonts w:cstheme="minorHAnsi"/>
            <w:sz w:val="24"/>
            <w:szCs w:val="24"/>
          </w:rPr>
          <w:delText xml:space="preserve">    "timestamp": "2020-0</w:delText>
        </w:r>
        <w:r w:rsidDel="00CF703B">
          <w:rPr>
            <w:rFonts w:cstheme="minorHAnsi"/>
            <w:sz w:val="24"/>
            <w:szCs w:val="24"/>
          </w:rPr>
          <w:delText>6</w:delText>
        </w:r>
        <w:r w:rsidRPr="003F77A8" w:rsidDel="00CF703B">
          <w:rPr>
            <w:rFonts w:cstheme="minorHAnsi"/>
            <w:sz w:val="24"/>
            <w:szCs w:val="24"/>
          </w:rPr>
          <w:delText>-2</w:delText>
        </w:r>
        <w:r w:rsidDel="00CF703B">
          <w:rPr>
            <w:rFonts w:cstheme="minorHAnsi"/>
            <w:sz w:val="24"/>
            <w:szCs w:val="24"/>
          </w:rPr>
          <w:delText>2</w:delText>
        </w:r>
        <w:r w:rsidRPr="003F77A8" w:rsidDel="00CF703B">
          <w:rPr>
            <w:rFonts w:cstheme="minorHAnsi"/>
            <w:sz w:val="24"/>
            <w:szCs w:val="24"/>
          </w:rPr>
          <w:delText>T08:25:13.746+0000",</w:delText>
        </w:r>
      </w:del>
    </w:p>
    <w:p w14:paraId="378C6679" w14:textId="2C5CD8A0" w:rsidR="003F77A8" w:rsidRPr="003F77A8" w:rsidDel="00CF703B" w:rsidRDefault="003F77A8">
      <w:pPr>
        <w:rPr>
          <w:del w:id="880" w:author="Sudhanshu Satyam" w:date="2020-08-10T11:33:00Z"/>
          <w:rFonts w:cstheme="minorHAnsi"/>
          <w:sz w:val="24"/>
          <w:szCs w:val="24"/>
        </w:rPr>
        <w:pPrChange w:id="881" w:author="Sudhanshu Satyam" w:date="2020-08-10T11:33:00Z">
          <w:pPr>
            <w:pStyle w:val="ListParagraph"/>
            <w:ind w:left="1440"/>
          </w:pPr>
        </w:pPrChange>
      </w:pPr>
      <w:del w:id="882" w:author="Sudhanshu Satyam" w:date="2020-08-10T11:33:00Z">
        <w:r w:rsidRPr="003F77A8" w:rsidDel="00CF703B">
          <w:rPr>
            <w:rFonts w:cstheme="minorHAnsi"/>
            <w:sz w:val="24"/>
            <w:szCs w:val="24"/>
          </w:rPr>
          <w:delText xml:space="preserve">    "status": 403,</w:delText>
        </w:r>
      </w:del>
    </w:p>
    <w:p w14:paraId="2043FA23" w14:textId="75BB25FD" w:rsidR="003F77A8" w:rsidRPr="003F77A8" w:rsidDel="00CF703B" w:rsidRDefault="003F77A8">
      <w:pPr>
        <w:rPr>
          <w:del w:id="883" w:author="Sudhanshu Satyam" w:date="2020-08-10T11:33:00Z"/>
          <w:rFonts w:cstheme="minorHAnsi"/>
          <w:sz w:val="24"/>
          <w:szCs w:val="24"/>
        </w:rPr>
        <w:pPrChange w:id="884" w:author="Sudhanshu Satyam" w:date="2020-08-10T11:33:00Z">
          <w:pPr>
            <w:pStyle w:val="ListParagraph"/>
            <w:ind w:left="1440"/>
          </w:pPr>
        </w:pPrChange>
      </w:pPr>
      <w:del w:id="885" w:author="Sudhanshu Satyam" w:date="2020-08-10T11:33:00Z">
        <w:r w:rsidRPr="003F77A8" w:rsidDel="00CF703B">
          <w:rPr>
            <w:rFonts w:cstheme="minorHAnsi"/>
            <w:sz w:val="24"/>
            <w:szCs w:val="24"/>
          </w:rPr>
          <w:delText xml:space="preserve">    "error": "Forbidden",</w:delText>
        </w:r>
      </w:del>
    </w:p>
    <w:p w14:paraId="6ADFE3CF" w14:textId="3E3D1F76" w:rsidR="003F77A8" w:rsidRPr="003F77A8" w:rsidDel="00CF703B" w:rsidRDefault="003F77A8">
      <w:pPr>
        <w:rPr>
          <w:del w:id="886" w:author="Sudhanshu Satyam" w:date="2020-08-10T11:33:00Z"/>
          <w:rFonts w:cstheme="minorHAnsi"/>
          <w:sz w:val="24"/>
          <w:szCs w:val="24"/>
        </w:rPr>
        <w:pPrChange w:id="887" w:author="Sudhanshu Satyam" w:date="2020-08-10T11:33:00Z">
          <w:pPr>
            <w:pStyle w:val="ListParagraph"/>
            <w:ind w:left="1440"/>
          </w:pPr>
        </w:pPrChange>
      </w:pPr>
      <w:del w:id="888" w:author="Sudhanshu Satyam" w:date="2020-08-10T11:33:00Z">
        <w:r w:rsidRPr="003F77A8" w:rsidDel="00CF703B">
          <w:rPr>
            <w:rFonts w:cstheme="minorHAnsi"/>
            <w:sz w:val="24"/>
            <w:szCs w:val="24"/>
          </w:rPr>
          <w:delText xml:space="preserve">    "message": "Access Denied",</w:delText>
        </w:r>
      </w:del>
    </w:p>
    <w:p w14:paraId="2A3366E6" w14:textId="1DDF3E74" w:rsidR="003F77A8" w:rsidRPr="003F77A8" w:rsidDel="00CF703B" w:rsidRDefault="003F77A8">
      <w:pPr>
        <w:rPr>
          <w:del w:id="889" w:author="Sudhanshu Satyam" w:date="2020-08-10T11:33:00Z"/>
          <w:rFonts w:cstheme="minorHAnsi"/>
          <w:sz w:val="24"/>
          <w:szCs w:val="24"/>
        </w:rPr>
        <w:pPrChange w:id="890" w:author="Sudhanshu Satyam" w:date="2020-08-10T11:33:00Z">
          <w:pPr>
            <w:pStyle w:val="ListParagraph"/>
            <w:ind w:left="1440"/>
          </w:pPr>
        </w:pPrChange>
      </w:pPr>
      <w:del w:id="891" w:author="Sudhanshu Satyam" w:date="2020-08-10T11:33:00Z">
        <w:r w:rsidRPr="003F77A8" w:rsidDel="00CF703B">
          <w:rPr>
            <w:rFonts w:cstheme="minorHAnsi"/>
            <w:sz w:val="24"/>
            <w:szCs w:val="24"/>
          </w:rPr>
          <w:delText xml:space="preserve">    "path": "/users/1"</w:delText>
        </w:r>
      </w:del>
    </w:p>
    <w:p w14:paraId="7167D057" w14:textId="35D3B8FB" w:rsidR="003F77A8" w:rsidRPr="003F77A8" w:rsidDel="00151586" w:rsidRDefault="003F77A8">
      <w:pPr>
        <w:rPr>
          <w:del w:id="892" w:author="Sudhanshu Satyam" w:date="2020-08-19T11:13:00Z"/>
          <w:rFonts w:cstheme="minorHAnsi"/>
          <w:sz w:val="24"/>
          <w:szCs w:val="24"/>
        </w:rPr>
        <w:pPrChange w:id="893" w:author="Sudhanshu Satyam" w:date="2020-08-10T11:33:00Z">
          <w:pPr>
            <w:pStyle w:val="ListParagraph"/>
            <w:ind w:left="1440"/>
          </w:pPr>
        </w:pPrChange>
      </w:pPr>
      <w:del w:id="894" w:author="Sudhanshu Satyam" w:date="2020-08-10T11:33:00Z">
        <w:r w:rsidRPr="003F77A8" w:rsidDel="00CF703B">
          <w:rPr>
            <w:rFonts w:cstheme="minorHAnsi"/>
            <w:sz w:val="24"/>
            <w:szCs w:val="24"/>
          </w:rPr>
          <w:delText>}</w:delText>
        </w:r>
      </w:del>
    </w:p>
    <w:p w14:paraId="6D5CAEC8" w14:textId="6C2D00D9" w:rsidR="007B20A3" w:rsidRDefault="00151586" w:rsidP="007B20A3">
      <w:pPr>
        <w:pStyle w:val="Heading1"/>
        <w:rPr>
          <w:ins w:id="895" w:author="Sudhanshu Satyam" w:date="2020-08-10T18:04:00Z"/>
          <w:rFonts w:cstheme="minorHAnsi"/>
          <w:b/>
          <w:bCs/>
          <w:sz w:val="24"/>
          <w:szCs w:val="24"/>
        </w:rPr>
      </w:pPr>
      <w:bookmarkStart w:id="896" w:name="_Toc48811296"/>
      <w:ins w:id="897" w:author="Sudhanshu Satyam" w:date="2020-08-19T11:14:00Z">
        <w:r>
          <w:rPr>
            <w:rStyle w:val="Heading2Char"/>
          </w:rPr>
          <w:t>Flask Server &amp; MongoDB</w:t>
        </w:r>
      </w:ins>
      <w:ins w:id="898" w:author="Sudhanshu Satyam" w:date="2020-08-10T18:04:00Z">
        <w:r w:rsidR="007B20A3" w:rsidRPr="002F64C6">
          <w:rPr>
            <w:rFonts w:cstheme="minorHAnsi"/>
            <w:b/>
            <w:bCs/>
            <w:sz w:val="24"/>
            <w:szCs w:val="24"/>
          </w:rPr>
          <w:t>:</w:t>
        </w:r>
        <w:bookmarkEnd w:id="896"/>
        <w:r w:rsidR="007B20A3">
          <w:rPr>
            <w:rFonts w:cstheme="minorHAnsi"/>
            <w:b/>
            <w:bCs/>
            <w:sz w:val="24"/>
            <w:szCs w:val="24"/>
          </w:rPr>
          <w:t xml:space="preserve"> </w:t>
        </w:r>
      </w:ins>
    </w:p>
    <w:p w14:paraId="75EE8A03" w14:textId="71FC13C7" w:rsidR="007B20A3" w:rsidRPr="00151586" w:rsidRDefault="00151586">
      <w:pPr>
        <w:rPr>
          <w:ins w:id="899" w:author="Sudhanshu Satyam" w:date="2020-08-10T18:04:00Z"/>
          <w:rFonts w:cstheme="minorHAnsi"/>
          <w:sz w:val="24"/>
          <w:szCs w:val="24"/>
          <w:rPrChange w:id="900" w:author="Sudhanshu Satyam" w:date="2020-08-19T11:17:00Z">
            <w:rPr>
              <w:ins w:id="901" w:author="Sudhanshu Satyam" w:date="2020-08-10T18:04:00Z"/>
            </w:rPr>
          </w:rPrChange>
        </w:rPr>
        <w:pPrChange w:id="902" w:author="Sudhanshu Satyam" w:date="2020-08-19T11:17:00Z">
          <w:pPr>
            <w:pStyle w:val="ListParagraph"/>
            <w:numPr>
              <w:ilvl w:val="1"/>
              <w:numId w:val="2"/>
            </w:numPr>
            <w:ind w:left="1440" w:hanging="360"/>
          </w:pPr>
        </w:pPrChange>
      </w:pPr>
      <w:ins w:id="903" w:author="Sudhanshu Satyam" w:date="2020-08-19T11:15:00Z">
        <w:r>
          <w:rPr>
            <w:rFonts w:cstheme="minorHAnsi"/>
            <w:sz w:val="24"/>
            <w:szCs w:val="24"/>
          </w:rPr>
          <w:t>By default, Flas</w:t>
        </w:r>
      </w:ins>
      <w:ins w:id="904" w:author="Sudhanshu Satyam" w:date="2020-08-19T11:16:00Z">
        <w:r>
          <w:rPr>
            <w:rFonts w:cstheme="minorHAnsi"/>
            <w:sz w:val="24"/>
            <w:szCs w:val="24"/>
          </w:rPr>
          <w:t>k is registered at port 5000 and MongoDB is registered at 27017.</w:t>
        </w:r>
      </w:ins>
    </w:p>
    <w:p w14:paraId="5B318C39" w14:textId="59A7CB4D" w:rsidR="007B20A3" w:rsidRDefault="007B20A3">
      <w:pPr>
        <w:pStyle w:val="Heading2"/>
        <w:numPr>
          <w:ilvl w:val="0"/>
          <w:numId w:val="10"/>
        </w:numPr>
        <w:rPr>
          <w:ins w:id="905" w:author="Sudhanshu Satyam" w:date="2020-08-10T18:04:00Z"/>
        </w:rPr>
        <w:pPrChange w:id="906" w:author="Sudhanshu Satyam" w:date="2020-08-10T18:05:00Z">
          <w:pPr>
            <w:pStyle w:val="Heading2"/>
            <w:numPr>
              <w:numId w:val="5"/>
            </w:numPr>
            <w:ind w:left="360" w:hanging="360"/>
          </w:pPr>
        </w:pPrChange>
      </w:pPr>
      <w:bookmarkStart w:id="907" w:name="_Toc48811297"/>
      <w:ins w:id="908" w:author="Sudhanshu Satyam" w:date="2020-08-10T18:04:00Z">
        <w:r>
          <w:t>Run</w:t>
        </w:r>
      </w:ins>
      <w:ins w:id="909" w:author="Sudhanshu Satyam" w:date="2020-08-19T11:17:00Z">
        <w:r w:rsidR="00151586">
          <w:t xml:space="preserve"> MongoDB </w:t>
        </w:r>
      </w:ins>
      <w:ins w:id="910" w:author="Sudhanshu Satyam" w:date="2020-08-10T18:04:00Z">
        <w:r>
          <w:t>:</w:t>
        </w:r>
        <w:bookmarkEnd w:id="907"/>
      </w:ins>
    </w:p>
    <w:p w14:paraId="16DD5FB8" w14:textId="081B82CC" w:rsidR="007B20A3" w:rsidRDefault="00151586" w:rsidP="007B20A3">
      <w:pPr>
        <w:rPr>
          <w:ins w:id="911" w:author="Sudhanshu Satyam" w:date="2020-08-19T11:18:00Z"/>
          <w:rFonts w:cstheme="minorHAnsi"/>
          <w:sz w:val="24"/>
          <w:szCs w:val="24"/>
        </w:rPr>
      </w:pPr>
      <w:ins w:id="912" w:author="Sudhanshu Satyam" w:date="2020-08-19T11:17:00Z">
        <w:r>
          <w:rPr>
            <w:rFonts w:cstheme="minorHAnsi"/>
            <w:sz w:val="24"/>
            <w:szCs w:val="24"/>
          </w:rPr>
          <w:t>Open terminal windo</w:t>
        </w:r>
      </w:ins>
      <w:ins w:id="913" w:author="Sudhanshu Satyam" w:date="2020-08-19T11:18:00Z">
        <w:r>
          <w:rPr>
            <w:rFonts w:cstheme="minorHAnsi"/>
            <w:sz w:val="24"/>
            <w:szCs w:val="24"/>
          </w:rPr>
          <w:t>w and enter below command :</w:t>
        </w:r>
      </w:ins>
    </w:p>
    <w:p w14:paraId="0E1A0838" w14:textId="17BA03A5" w:rsidR="00151586" w:rsidRDefault="00151586" w:rsidP="007B20A3">
      <w:pPr>
        <w:rPr>
          <w:ins w:id="914" w:author="Sudhanshu Satyam" w:date="2020-08-10T18:04:00Z"/>
          <w:rFonts w:cstheme="minorHAnsi"/>
          <w:sz w:val="24"/>
          <w:szCs w:val="24"/>
        </w:rPr>
      </w:pPr>
      <w:ins w:id="915" w:author="Sudhanshu Satyam" w:date="2020-08-19T11:18:00Z">
        <w:r w:rsidRPr="00151586">
          <w:rPr>
            <w:rFonts w:cstheme="minorHAnsi"/>
            <w:sz w:val="24"/>
            <w:szCs w:val="24"/>
          </w:rPr>
          <w:t>/mongodb/bin/mongod.exe --dbpath=/mongodb-data</w:t>
        </w:r>
      </w:ins>
    </w:p>
    <w:p w14:paraId="63333A76" w14:textId="03665934" w:rsidR="007756E0" w:rsidRDefault="00151586">
      <w:pPr>
        <w:rPr>
          <w:ins w:id="916" w:author="Sudhanshu Satyam" w:date="2020-08-10T18:08:00Z"/>
        </w:rPr>
      </w:pPr>
      <w:ins w:id="917" w:author="Sudhanshu Satyam" w:date="2020-08-19T11:19:00Z">
        <w:r>
          <w:rPr>
            <w:noProof/>
          </w:rPr>
          <w:drawing>
            <wp:inline distT="0" distB="0" distL="0" distR="0" wp14:anchorId="0878CF19" wp14:editId="7B93439E">
              <wp:extent cx="5943600" cy="1471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1295"/>
                      </a:xfrm>
                      <a:prstGeom prst="rect">
                        <a:avLst/>
                      </a:prstGeom>
                    </pic:spPr>
                  </pic:pic>
                </a:graphicData>
              </a:graphic>
            </wp:inline>
          </w:drawing>
        </w:r>
      </w:ins>
    </w:p>
    <w:p w14:paraId="253C0CFC" w14:textId="55D84640" w:rsidR="00E40A84" w:rsidRDefault="00151586">
      <w:pPr>
        <w:rPr>
          <w:ins w:id="918" w:author="Sudhanshu Satyam" w:date="2020-08-19T11:21:00Z"/>
        </w:rPr>
      </w:pPr>
      <w:ins w:id="919" w:author="Sudhanshu Satyam" w:date="2020-08-19T11:20:00Z">
        <w:r>
          <w:t>This command ‘ll make MongoDB is up and running</w:t>
        </w:r>
      </w:ins>
      <w:ins w:id="920" w:author="Sudhanshu Satyam" w:date="2020-08-19T11:21:00Z">
        <w:r>
          <w:t xml:space="preserve"> at </w:t>
        </w:r>
      </w:ins>
      <w:ins w:id="921" w:author="Sudhanshu Satyam" w:date="2020-08-19T11:22:00Z">
        <w:r>
          <w:t xml:space="preserve">host - 127.0.0.1 and port – 27017. Database </w:t>
        </w:r>
      </w:ins>
      <w:ins w:id="922" w:author="Sudhanshu Satyam" w:date="2020-08-19T11:23:00Z">
        <w:r>
          <w:t xml:space="preserve">UI </w:t>
        </w:r>
      </w:ins>
      <w:ins w:id="923" w:author="Sudhanshu Satyam" w:date="2020-08-19T11:21:00Z">
        <w:r>
          <w:t>can be accessed with Robo 3T client.</w:t>
        </w:r>
      </w:ins>
    </w:p>
    <w:p w14:paraId="00E7818D" w14:textId="49B349CD" w:rsidR="00E40A84" w:rsidRPr="00A50B25" w:rsidRDefault="00151586" w:rsidP="00E40A84">
      <w:pPr>
        <w:rPr>
          <w:ins w:id="924" w:author="Sudhanshu Satyam" w:date="2020-08-10T18:11:00Z"/>
          <w:rPrChange w:id="925" w:author="Sudhanshu Satyam" w:date="2020-08-19T11:32:00Z">
            <w:rPr>
              <w:ins w:id="926" w:author="Sudhanshu Satyam" w:date="2020-08-10T18:11:00Z"/>
              <w:rFonts w:cstheme="minorHAnsi"/>
              <w:sz w:val="24"/>
              <w:szCs w:val="24"/>
            </w:rPr>
          </w:rPrChange>
        </w:rPr>
      </w:pPr>
      <w:ins w:id="927" w:author="Sudhanshu Satyam" w:date="2020-08-19T11:21:00Z">
        <w:r>
          <w:rPr>
            <w:noProof/>
          </w:rPr>
          <w:drawing>
            <wp:inline distT="0" distB="0" distL="0" distR="0" wp14:anchorId="576D0812" wp14:editId="6EF22C2A">
              <wp:extent cx="5943600" cy="1989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9455"/>
                      </a:xfrm>
                      <a:prstGeom prst="rect">
                        <a:avLst/>
                      </a:prstGeom>
                    </pic:spPr>
                  </pic:pic>
                </a:graphicData>
              </a:graphic>
            </wp:inline>
          </w:drawing>
        </w:r>
      </w:ins>
    </w:p>
    <w:p w14:paraId="4C61B6F1" w14:textId="7D660953" w:rsidR="00E40A84" w:rsidRDefault="00E40A84">
      <w:pPr>
        <w:pStyle w:val="Heading2"/>
        <w:numPr>
          <w:ilvl w:val="0"/>
          <w:numId w:val="10"/>
        </w:numPr>
        <w:rPr>
          <w:ins w:id="928" w:author="Sudhanshu Satyam" w:date="2020-08-19T11:27:00Z"/>
          <w:rFonts w:cstheme="minorHAnsi"/>
          <w:sz w:val="24"/>
          <w:szCs w:val="24"/>
        </w:rPr>
      </w:pPr>
      <w:bookmarkStart w:id="929" w:name="_Toc48811298"/>
      <w:ins w:id="930" w:author="Sudhanshu Satyam" w:date="2020-08-10T18:11:00Z">
        <w:r>
          <w:rPr>
            <w:rStyle w:val="Heading2Char"/>
          </w:rPr>
          <w:lastRenderedPageBreak/>
          <w:t xml:space="preserve">Access </w:t>
        </w:r>
      </w:ins>
      <w:ins w:id="931" w:author="Sudhanshu Satyam" w:date="2020-08-19T11:24:00Z">
        <w:r w:rsidR="00A9778A">
          <w:rPr>
            <w:rStyle w:val="Heading2Char"/>
          </w:rPr>
          <w:t>Fl</w:t>
        </w:r>
      </w:ins>
      <w:ins w:id="932" w:author="Sudhanshu Satyam" w:date="2020-08-19T11:25:00Z">
        <w:r w:rsidR="00A9778A">
          <w:rPr>
            <w:rStyle w:val="Heading2Char"/>
          </w:rPr>
          <w:t>ask Server</w:t>
        </w:r>
      </w:ins>
      <w:ins w:id="933" w:author="Sudhanshu Satyam" w:date="2020-08-10T18:11:00Z">
        <w:r w:rsidRPr="00C13D9E">
          <w:rPr>
            <w:rStyle w:val="Heading2Char"/>
          </w:rPr>
          <w:t>:</w:t>
        </w:r>
        <w:bookmarkEnd w:id="929"/>
        <w:r w:rsidRPr="00C13D9E">
          <w:rPr>
            <w:rFonts w:cstheme="minorHAnsi"/>
            <w:sz w:val="24"/>
            <w:szCs w:val="24"/>
          </w:rPr>
          <w:t xml:space="preserve"> </w:t>
        </w:r>
      </w:ins>
    </w:p>
    <w:p w14:paraId="4E80BD26" w14:textId="18DECF34" w:rsidR="0066031A" w:rsidRDefault="0066031A" w:rsidP="0066031A">
      <w:pPr>
        <w:rPr>
          <w:ins w:id="934" w:author="Sudhanshu Satyam" w:date="2020-08-19T11:27:00Z"/>
        </w:rPr>
      </w:pPr>
      <w:ins w:id="935" w:author="Sudhanshu Satyam" w:date="2020-08-19T11:27:00Z">
        <w:r>
          <w:t xml:space="preserve">       </w:t>
        </w:r>
      </w:ins>
      <w:ins w:id="936" w:author="Sudhanshu Satyam" w:date="2020-08-19T11:28:00Z">
        <w:r>
          <w:t>Open a new terminal window &amp; e</w:t>
        </w:r>
      </w:ins>
      <w:ins w:id="937" w:author="Sudhanshu Satyam" w:date="2020-08-19T11:27:00Z">
        <w:r>
          <w:t>xecute the following command to start Flask Server:</w:t>
        </w:r>
      </w:ins>
    </w:p>
    <w:p w14:paraId="5539E2DD" w14:textId="4EBCBAD8" w:rsidR="0066031A" w:rsidRDefault="0066031A" w:rsidP="0066031A">
      <w:pPr>
        <w:rPr>
          <w:ins w:id="938" w:author="Sudhanshu Satyam" w:date="2020-08-19T11:28:00Z"/>
        </w:rPr>
      </w:pPr>
      <w:ins w:id="939" w:author="Sudhanshu Satyam" w:date="2020-08-19T11:27:00Z">
        <w:r>
          <w:t xml:space="preserve">        </w:t>
        </w:r>
      </w:ins>
      <w:ins w:id="940" w:author="Sudhanshu Satyam" w:date="2020-08-19T11:28:00Z">
        <w:r w:rsidRPr="0066031A">
          <w:t>python run-app.py</w:t>
        </w:r>
      </w:ins>
    </w:p>
    <w:p w14:paraId="3958C297" w14:textId="02AB3303" w:rsidR="0066031A" w:rsidRPr="0066031A" w:rsidRDefault="0066031A">
      <w:pPr>
        <w:rPr>
          <w:ins w:id="941" w:author="Sudhanshu Satyam" w:date="2020-08-10T18:11:00Z"/>
          <w:rPrChange w:id="942" w:author="Sudhanshu Satyam" w:date="2020-08-19T11:27:00Z">
            <w:rPr>
              <w:ins w:id="943" w:author="Sudhanshu Satyam" w:date="2020-08-10T18:11:00Z"/>
              <w:rFonts w:cstheme="minorHAnsi"/>
              <w:sz w:val="24"/>
              <w:szCs w:val="24"/>
            </w:rPr>
          </w:rPrChange>
        </w:rPr>
        <w:pPrChange w:id="944" w:author="Sudhanshu Satyam" w:date="2020-08-19T11:27:00Z">
          <w:pPr>
            <w:pStyle w:val="Heading2"/>
            <w:numPr>
              <w:numId w:val="5"/>
            </w:numPr>
            <w:ind w:left="360" w:hanging="360"/>
          </w:pPr>
        </w:pPrChange>
      </w:pPr>
      <w:ins w:id="945" w:author="Sudhanshu Satyam" w:date="2020-08-19T11:29:00Z">
        <w:r>
          <w:rPr>
            <w:noProof/>
          </w:rPr>
          <w:drawing>
            <wp:inline distT="0" distB="0" distL="0" distR="0" wp14:anchorId="7CD0A026" wp14:editId="04EEB60B">
              <wp:extent cx="5943600" cy="21005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00580"/>
                      </a:xfrm>
                      <a:prstGeom prst="rect">
                        <a:avLst/>
                      </a:prstGeom>
                    </pic:spPr>
                  </pic:pic>
                </a:graphicData>
              </a:graphic>
            </wp:inline>
          </w:drawing>
        </w:r>
      </w:ins>
    </w:p>
    <w:p w14:paraId="2F04C27B" w14:textId="7FF1E188" w:rsidR="00E40A84" w:rsidRDefault="00FF5DA0" w:rsidP="00AC3CCE">
      <w:pPr>
        <w:pStyle w:val="ListParagraph"/>
        <w:ind w:left="360"/>
        <w:rPr>
          <w:ins w:id="946" w:author="Sudhanshu Satyam" w:date="2020-08-10T18:43:00Z"/>
        </w:rPr>
      </w:pPr>
      <w:ins w:id="947" w:author="Sudhanshu Satyam" w:date="2020-08-19T11:25:00Z">
        <w:r>
          <w:rPr>
            <w:rFonts w:cstheme="minorHAnsi"/>
            <w:sz w:val="24"/>
            <w:szCs w:val="24"/>
          </w:rPr>
          <w:t>Flask is</w:t>
        </w:r>
      </w:ins>
      <w:ins w:id="948" w:author="Sudhanshu Satyam" w:date="2020-08-10T18:11:00Z">
        <w:r w:rsidR="00E40A84" w:rsidRPr="004500E1">
          <w:rPr>
            <w:rFonts w:cstheme="minorHAnsi"/>
            <w:sz w:val="24"/>
            <w:szCs w:val="24"/>
          </w:rPr>
          <w:t xml:space="preserve"> started </w:t>
        </w:r>
      </w:ins>
      <w:ins w:id="949" w:author="Sudhanshu Satyam" w:date="2020-08-19T11:25:00Z">
        <w:r>
          <w:rPr>
            <w:rFonts w:cstheme="minorHAnsi"/>
            <w:sz w:val="24"/>
            <w:szCs w:val="24"/>
          </w:rPr>
          <w:t>at</w:t>
        </w:r>
      </w:ins>
      <w:ins w:id="950" w:author="Sudhanshu Satyam" w:date="2020-08-10T18:11:00Z">
        <w:r w:rsidR="00E40A84" w:rsidRPr="004500E1">
          <w:rPr>
            <w:rFonts w:cstheme="minorHAnsi"/>
            <w:sz w:val="24"/>
            <w:szCs w:val="24"/>
          </w:rPr>
          <w:t xml:space="preserve"> given port: </w:t>
        </w:r>
      </w:ins>
      <w:ins w:id="951" w:author="Sudhanshu Satyam" w:date="2020-08-19T11:25:00Z">
        <w:r>
          <w:rPr>
            <w:rFonts w:cstheme="minorHAnsi"/>
            <w:sz w:val="24"/>
            <w:szCs w:val="24"/>
          </w:rPr>
          <w:t>5000</w:t>
        </w:r>
      </w:ins>
      <w:ins w:id="952" w:author="Sudhanshu Satyam" w:date="2020-08-10T18:11:00Z">
        <w:r w:rsidR="00E40A84" w:rsidRPr="004500E1">
          <w:rPr>
            <w:rFonts w:cstheme="minorHAnsi"/>
            <w:sz w:val="24"/>
            <w:szCs w:val="24"/>
          </w:rPr>
          <w:t xml:space="preserve"> and application </w:t>
        </w:r>
      </w:ins>
      <w:ins w:id="953" w:author="Sudhanshu Satyam" w:date="2020-08-19T11:25:00Z">
        <w:r>
          <w:rPr>
            <w:rFonts w:cstheme="minorHAnsi"/>
            <w:sz w:val="24"/>
            <w:szCs w:val="24"/>
          </w:rPr>
          <w:t>get started.</w:t>
        </w:r>
      </w:ins>
      <w:ins w:id="954" w:author="Sudhanshu Satyam" w:date="2020-08-10T18:11:00Z">
        <w:r w:rsidR="00E40A84" w:rsidRPr="004500E1">
          <w:rPr>
            <w:rFonts w:cstheme="minorHAnsi"/>
            <w:sz w:val="24"/>
            <w:szCs w:val="24"/>
          </w:rPr>
          <w:t xml:space="preserve"> Now the application can be accessed through browser</w:t>
        </w:r>
      </w:ins>
      <w:ins w:id="955" w:author="Sudhanshu Satyam" w:date="2020-08-19T11:26:00Z">
        <w:r>
          <w:rPr>
            <w:rFonts w:cstheme="minorHAnsi"/>
            <w:sz w:val="24"/>
            <w:szCs w:val="24"/>
          </w:rPr>
          <w:t xml:space="preserve"> </w:t>
        </w:r>
      </w:ins>
      <w:ins w:id="956" w:author="Sudhanshu Satyam" w:date="2020-08-10T18:11:00Z">
        <w:r w:rsidR="00E40A84" w:rsidRPr="004500E1">
          <w:rPr>
            <w:rFonts w:cstheme="minorHAnsi"/>
            <w:sz w:val="24"/>
            <w:szCs w:val="24"/>
          </w:rPr>
          <w:t xml:space="preserve">at </w:t>
        </w:r>
      </w:ins>
      <w:ins w:id="957" w:author="Sudhanshu Satyam" w:date="2020-08-19T11:26:00Z">
        <w:r w:rsidR="0066031A">
          <w:fldChar w:fldCharType="begin"/>
        </w:r>
        <w:r w:rsidR="0066031A">
          <w:instrText xml:space="preserve"> HYPERLINK "</w:instrText>
        </w:r>
      </w:ins>
      <w:ins w:id="958" w:author="Sudhanshu Satyam" w:date="2020-08-10T18:11:00Z">
        <w:r w:rsidR="0066031A" w:rsidRPr="0066031A">
          <w:rPr>
            <w:rPrChange w:id="959" w:author="Sudhanshu Satyam" w:date="2020-08-19T11:26:00Z">
              <w:rPr>
                <w:rStyle w:val="Hyperlink"/>
              </w:rPr>
            </w:rPrChange>
          </w:rPr>
          <w:instrText>http://</w:instrText>
        </w:r>
      </w:ins>
      <w:ins w:id="960" w:author="Sudhanshu Satyam" w:date="2020-08-19T11:26:00Z">
        <w:r w:rsidR="0066031A" w:rsidRPr="0066031A">
          <w:rPr>
            <w:rPrChange w:id="961" w:author="Sudhanshu Satyam" w:date="2020-08-19T11:26:00Z">
              <w:rPr>
                <w:rStyle w:val="Hyperlink"/>
              </w:rPr>
            </w:rPrChange>
          </w:rPr>
          <w:instrText>127.0.0.1:5000</w:instrText>
        </w:r>
      </w:ins>
      <w:ins w:id="962" w:author="Sudhanshu Satyam" w:date="2020-08-10T18:11:00Z">
        <w:r w:rsidR="0066031A" w:rsidRPr="0066031A">
          <w:rPr>
            <w:rPrChange w:id="963" w:author="Sudhanshu Satyam" w:date="2020-08-19T11:26:00Z">
              <w:rPr>
                <w:rStyle w:val="Hyperlink"/>
              </w:rPr>
            </w:rPrChange>
          </w:rPr>
          <w:instrText>/</w:instrText>
        </w:r>
      </w:ins>
      <w:ins w:id="964" w:author="Sudhanshu Satyam" w:date="2020-08-19T11:26:00Z">
        <w:r w:rsidR="0066031A">
          <w:instrText xml:space="preserve">" </w:instrText>
        </w:r>
        <w:r w:rsidR="0066031A">
          <w:fldChar w:fldCharType="separate"/>
        </w:r>
      </w:ins>
      <w:ins w:id="965" w:author="Sudhanshu Satyam" w:date="2020-08-10T18:11:00Z">
        <w:r w:rsidR="0066031A" w:rsidRPr="007E52A7">
          <w:rPr>
            <w:rStyle w:val="Hyperlink"/>
          </w:rPr>
          <w:t>http://</w:t>
        </w:r>
      </w:ins>
      <w:ins w:id="966" w:author="Sudhanshu Satyam" w:date="2020-08-19T11:26:00Z">
        <w:r w:rsidR="0066031A" w:rsidRPr="007E52A7">
          <w:rPr>
            <w:rStyle w:val="Hyperlink"/>
          </w:rPr>
          <w:t>127.0.0.1:5000</w:t>
        </w:r>
      </w:ins>
      <w:ins w:id="967" w:author="Sudhanshu Satyam" w:date="2020-08-10T18:11:00Z">
        <w:r w:rsidR="0066031A" w:rsidRPr="007E52A7">
          <w:rPr>
            <w:rStyle w:val="Hyperlink"/>
          </w:rPr>
          <w:t>/</w:t>
        </w:r>
      </w:ins>
      <w:ins w:id="968" w:author="Sudhanshu Satyam" w:date="2020-08-19T11:26:00Z">
        <w:r w:rsidR="0066031A">
          <w:fldChar w:fldCharType="end"/>
        </w:r>
      </w:ins>
      <w:ins w:id="969" w:author="Sudhanshu Satyam" w:date="2020-08-10T18:12:00Z">
        <w:r w:rsidR="00AC3CCE">
          <w:t xml:space="preserve"> in up &amp; running state.</w:t>
        </w:r>
      </w:ins>
      <w:ins w:id="970" w:author="Sudhanshu Satyam" w:date="2020-08-10T18:17:00Z">
        <w:r w:rsidR="00B22F0F">
          <w:t xml:space="preserve"> </w:t>
        </w:r>
      </w:ins>
      <w:ins w:id="971" w:author="Sudhanshu Satyam" w:date="2020-08-10T18:24:00Z">
        <w:r w:rsidR="004C3E0A">
          <w:t xml:space="preserve"> </w:t>
        </w:r>
      </w:ins>
    </w:p>
    <w:p w14:paraId="2506DCDE" w14:textId="680A18A3" w:rsidR="009259A0" w:rsidRPr="00D64849" w:rsidRDefault="00D036C6">
      <w:pPr>
        <w:pStyle w:val="ListParagraph"/>
        <w:ind w:left="360"/>
        <w:rPr>
          <w:ins w:id="972" w:author="Sudhanshu Satyam" w:date="2020-08-10T19:30:00Z"/>
          <w:rPrChange w:id="973" w:author="Sudhanshu Satyam" w:date="2020-08-19T11:32:00Z">
            <w:rPr>
              <w:ins w:id="974" w:author="Sudhanshu Satyam" w:date="2020-08-10T19:30:00Z"/>
              <w:rFonts w:cstheme="minorHAnsi"/>
              <w:sz w:val="24"/>
              <w:szCs w:val="24"/>
            </w:rPr>
          </w:rPrChange>
        </w:rPr>
        <w:pPrChange w:id="975" w:author="Sudhanshu Satyam" w:date="2020-08-19T11:32:00Z">
          <w:pPr/>
        </w:pPrChange>
      </w:pPr>
      <w:ins w:id="976" w:author="Sudhanshu Satyam" w:date="2020-08-19T11:30:00Z">
        <w:r>
          <w:rPr>
            <w:noProof/>
          </w:rPr>
          <w:drawing>
            <wp:inline distT="0" distB="0" distL="0" distR="0" wp14:anchorId="42F3D7C9" wp14:editId="1B336807">
              <wp:extent cx="5943600" cy="1722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120"/>
                      </a:xfrm>
                      <a:prstGeom prst="rect">
                        <a:avLst/>
                      </a:prstGeom>
                    </pic:spPr>
                  </pic:pic>
                </a:graphicData>
              </a:graphic>
            </wp:inline>
          </w:drawing>
        </w:r>
      </w:ins>
    </w:p>
    <w:p w14:paraId="4AF7F1DF" w14:textId="25FC5C19" w:rsidR="009259A0" w:rsidRPr="00482EEA" w:rsidRDefault="009259A0">
      <w:pPr>
        <w:pStyle w:val="Heading2"/>
        <w:numPr>
          <w:ilvl w:val="0"/>
          <w:numId w:val="10"/>
        </w:numPr>
        <w:rPr>
          <w:ins w:id="977" w:author="Sudhanshu Satyam" w:date="2020-08-10T19:30:00Z"/>
          <w:rFonts w:cstheme="minorHAnsi"/>
          <w:sz w:val="24"/>
          <w:szCs w:val="24"/>
          <w:rPrChange w:id="978" w:author="Sudhanshu Satyam" w:date="2020-08-10T19:31:00Z">
            <w:rPr>
              <w:ins w:id="979" w:author="Sudhanshu Satyam" w:date="2020-08-10T19:30:00Z"/>
            </w:rPr>
          </w:rPrChange>
        </w:rPr>
        <w:pPrChange w:id="980" w:author="Sudhanshu Satyam" w:date="2020-08-10T11:34:00Z">
          <w:pPr/>
        </w:pPrChange>
      </w:pPr>
      <w:bookmarkStart w:id="981" w:name="_Toc48811299"/>
      <w:ins w:id="982" w:author="Sudhanshu Satyam" w:date="2020-08-10T19:30:00Z">
        <w:r>
          <w:rPr>
            <w:rStyle w:val="Heading2Char"/>
          </w:rPr>
          <w:t xml:space="preserve">Access </w:t>
        </w:r>
      </w:ins>
      <w:ins w:id="983" w:author="Sudhanshu Satyam" w:date="2020-08-19T11:30:00Z">
        <w:r w:rsidR="00A50B25">
          <w:rPr>
            <w:rStyle w:val="Heading2Char"/>
          </w:rPr>
          <w:t>MongoDB</w:t>
        </w:r>
      </w:ins>
      <w:ins w:id="984" w:author="Sudhanshu Satyam" w:date="2020-08-20T10:09:00Z">
        <w:r w:rsidR="00804D95">
          <w:rPr>
            <w:rStyle w:val="Heading2Char"/>
          </w:rPr>
          <w:t xml:space="preserve"> using Robo 3T</w:t>
        </w:r>
      </w:ins>
      <w:ins w:id="985" w:author="Sudhanshu Satyam" w:date="2020-08-10T19:30:00Z">
        <w:r w:rsidRPr="00C13D9E">
          <w:rPr>
            <w:rStyle w:val="Heading2Char"/>
          </w:rPr>
          <w:t>:</w:t>
        </w:r>
        <w:bookmarkEnd w:id="981"/>
        <w:r w:rsidRPr="00C13D9E">
          <w:rPr>
            <w:rFonts w:cstheme="minorHAnsi"/>
            <w:sz w:val="24"/>
            <w:szCs w:val="24"/>
          </w:rPr>
          <w:t xml:space="preserve"> </w:t>
        </w:r>
      </w:ins>
    </w:p>
    <w:p w14:paraId="7F15201B" w14:textId="273D19AE" w:rsidR="009259A0" w:rsidRDefault="00A50B25">
      <w:pPr>
        <w:rPr>
          <w:ins w:id="986" w:author="Sudhanshu Satyam" w:date="2020-08-10T19:04:00Z"/>
        </w:rPr>
      </w:pPr>
      <w:ins w:id="987" w:author="Sudhanshu Satyam" w:date="2020-08-19T11:31:00Z">
        <w:r>
          <w:t>MongoDB</w:t>
        </w:r>
      </w:ins>
      <w:ins w:id="988" w:author="Sudhanshu Satyam" w:date="2020-08-10T19:27:00Z">
        <w:r w:rsidR="009259A0">
          <w:t xml:space="preserve"> </w:t>
        </w:r>
      </w:ins>
      <w:ins w:id="989" w:author="Sudhanshu Satyam" w:date="2020-08-10T19:28:00Z">
        <w:r w:rsidR="009259A0">
          <w:t xml:space="preserve">can be accessed </w:t>
        </w:r>
      </w:ins>
      <w:ins w:id="990" w:author="Sudhanshu Satyam" w:date="2020-08-19T11:31:00Z">
        <w:r>
          <w:t>using Robo 3T client</w:t>
        </w:r>
      </w:ins>
      <w:ins w:id="991" w:author="Sudhanshu Satyam" w:date="2020-08-10T19:28:00Z">
        <w:r w:rsidR="009259A0">
          <w:t xml:space="preserve">. </w:t>
        </w:r>
      </w:ins>
    </w:p>
    <w:p w14:paraId="315DC4C8" w14:textId="666020B2" w:rsidR="00B2658C" w:rsidRDefault="00D64849">
      <w:pPr>
        <w:rPr>
          <w:ins w:id="992" w:author="Sudhanshu Satyam" w:date="2020-08-10T19:06:00Z"/>
        </w:rPr>
      </w:pPr>
      <w:ins w:id="993" w:author="Sudhanshu Satyam" w:date="2020-08-19T11:32:00Z">
        <w:r>
          <w:rPr>
            <w:noProof/>
          </w:rPr>
          <w:drawing>
            <wp:inline distT="0" distB="0" distL="0" distR="0" wp14:anchorId="10D333B2" wp14:editId="0868B5F6">
              <wp:extent cx="5943600" cy="18459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5945"/>
                      </a:xfrm>
                      <a:prstGeom prst="rect">
                        <a:avLst/>
                      </a:prstGeom>
                    </pic:spPr>
                  </pic:pic>
                </a:graphicData>
              </a:graphic>
            </wp:inline>
          </w:drawing>
        </w:r>
      </w:ins>
    </w:p>
    <w:p w14:paraId="35CB5F00" w14:textId="4C08D55C" w:rsidR="00B2658C" w:rsidRDefault="00B2658C">
      <w:pPr>
        <w:rPr>
          <w:ins w:id="994" w:author="Sudhanshu Satyam" w:date="2020-08-10T19:06:00Z"/>
        </w:rPr>
      </w:pPr>
    </w:p>
    <w:p w14:paraId="5D3565DE" w14:textId="77777777" w:rsidR="00482EEA" w:rsidRDefault="00482EEA" w:rsidP="00482EEA">
      <w:pPr>
        <w:rPr>
          <w:ins w:id="995" w:author="Sudhanshu Satyam" w:date="2020-08-10T19:32:00Z"/>
          <w:rFonts w:cstheme="minorHAnsi"/>
          <w:sz w:val="24"/>
          <w:szCs w:val="24"/>
        </w:rPr>
      </w:pPr>
    </w:p>
    <w:p w14:paraId="6491D2DB" w14:textId="6248EBA0" w:rsidR="00482EEA" w:rsidRDefault="00482EEA" w:rsidP="00482EEA">
      <w:pPr>
        <w:pStyle w:val="Heading1"/>
        <w:rPr>
          <w:ins w:id="996" w:author="Sudhanshu Satyam" w:date="2020-08-10T19:32:00Z"/>
          <w:rFonts w:cstheme="minorHAnsi"/>
          <w:sz w:val="24"/>
          <w:szCs w:val="24"/>
        </w:rPr>
      </w:pPr>
      <w:bookmarkStart w:id="997" w:name="_Toc48811300"/>
      <w:ins w:id="998" w:author="Sudhanshu Satyam" w:date="2020-08-10T19:32:00Z">
        <w:r w:rsidRPr="002D4904">
          <w:rPr>
            <w:rStyle w:val="Heading1Char"/>
          </w:rPr>
          <w:t xml:space="preserve">Test </w:t>
        </w:r>
      </w:ins>
      <w:ins w:id="999" w:author="Sudhanshu Satyam" w:date="2020-08-20T10:04:00Z">
        <w:r w:rsidR="004425A4">
          <w:rPr>
            <w:rStyle w:val="Heading1Char"/>
          </w:rPr>
          <w:t>Restful-Ser</w:t>
        </w:r>
      </w:ins>
      <w:ins w:id="1000" w:author="Sudhanshu Satyam" w:date="2020-08-20T10:05:00Z">
        <w:r w:rsidR="004425A4">
          <w:rPr>
            <w:rStyle w:val="Heading1Char"/>
          </w:rPr>
          <w:t>vice</w:t>
        </w:r>
      </w:ins>
      <w:ins w:id="1001" w:author="Sudhanshu Satyam" w:date="2020-08-10T19:32:00Z">
        <w:r w:rsidRPr="002D4904">
          <w:rPr>
            <w:rStyle w:val="Heading1Char"/>
          </w:rPr>
          <w:t>:</w:t>
        </w:r>
        <w:bookmarkEnd w:id="997"/>
        <w:r w:rsidRPr="002D4904">
          <w:rPr>
            <w:rFonts w:cstheme="minorHAnsi"/>
            <w:b/>
            <w:bCs/>
            <w:sz w:val="24"/>
            <w:szCs w:val="24"/>
          </w:rPr>
          <w:t xml:space="preserve"> </w:t>
        </w:r>
        <w:r w:rsidRPr="002D4904">
          <w:rPr>
            <w:rFonts w:cstheme="minorHAnsi"/>
            <w:sz w:val="24"/>
            <w:szCs w:val="24"/>
          </w:rPr>
          <w:t xml:space="preserve"> </w:t>
        </w:r>
      </w:ins>
    </w:p>
    <w:p w14:paraId="49531A43" w14:textId="0512CEFE" w:rsidR="00482EEA" w:rsidRPr="002D4904" w:rsidRDefault="00482EEA" w:rsidP="00482EEA">
      <w:pPr>
        <w:rPr>
          <w:ins w:id="1002" w:author="Sudhanshu Satyam" w:date="2020-08-10T19:32:00Z"/>
          <w:rFonts w:cstheme="minorHAnsi"/>
          <w:sz w:val="24"/>
          <w:szCs w:val="24"/>
        </w:rPr>
      </w:pPr>
      <w:ins w:id="1003" w:author="Sudhanshu Satyam" w:date="2020-08-10T19:32:00Z">
        <w:r w:rsidRPr="002D4904">
          <w:rPr>
            <w:rFonts w:cstheme="minorHAnsi"/>
            <w:sz w:val="24"/>
            <w:szCs w:val="24"/>
          </w:rPr>
          <w:t xml:space="preserve">After deploying on </w:t>
        </w:r>
      </w:ins>
      <w:ins w:id="1004" w:author="Sudhanshu Satyam" w:date="2020-08-19T11:46:00Z">
        <w:r w:rsidR="00501DEA">
          <w:rPr>
            <w:rFonts w:cstheme="minorHAnsi"/>
            <w:sz w:val="24"/>
            <w:szCs w:val="24"/>
          </w:rPr>
          <w:t xml:space="preserve">Flask server, the application can be accessed by </w:t>
        </w:r>
      </w:ins>
      <w:ins w:id="1005" w:author="Sudhanshu Satyam" w:date="2020-08-19T11:47:00Z">
        <w:r w:rsidR="00501DEA">
          <w:rPr>
            <w:rFonts w:cstheme="minorHAnsi"/>
            <w:sz w:val="24"/>
            <w:szCs w:val="24"/>
          </w:rPr>
          <w:t>Postman for testing API.</w:t>
        </w:r>
      </w:ins>
    </w:p>
    <w:p w14:paraId="14235C1A" w14:textId="334CA624" w:rsidR="00482EEA" w:rsidRPr="00B26D55" w:rsidRDefault="00755064">
      <w:pPr>
        <w:pStyle w:val="Heading2"/>
        <w:numPr>
          <w:ilvl w:val="0"/>
          <w:numId w:val="12"/>
        </w:numPr>
        <w:rPr>
          <w:ins w:id="1006" w:author="Sudhanshu Satyam" w:date="2020-08-10T19:32:00Z"/>
        </w:rPr>
        <w:pPrChange w:id="1007" w:author="Sudhanshu Satyam" w:date="2020-08-10T19:32:00Z">
          <w:pPr>
            <w:pStyle w:val="Heading2"/>
            <w:numPr>
              <w:numId w:val="6"/>
            </w:numPr>
            <w:ind w:left="360" w:hanging="360"/>
          </w:pPr>
        </w:pPrChange>
      </w:pPr>
      <w:bookmarkStart w:id="1008" w:name="_Toc48811301"/>
      <w:ins w:id="1009" w:author="Sudhanshu Satyam" w:date="2020-08-19T11:34:00Z">
        <w:r>
          <w:t>Test using Postman</w:t>
        </w:r>
      </w:ins>
      <w:ins w:id="1010" w:author="Sudhanshu Satyam" w:date="2020-08-10T19:32:00Z">
        <w:r w:rsidR="00482EEA" w:rsidRPr="00B26D55">
          <w:t>:</w:t>
        </w:r>
        <w:bookmarkEnd w:id="1008"/>
      </w:ins>
    </w:p>
    <w:p w14:paraId="0AA89A85" w14:textId="12D1455B" w:rsidR="00482EEA" w:rsidRPr="00DD1A8F" w:rsidRDefault="00482EEA">
      <w:pPr>
        <w:ind w:left="1080"/>
        <w:rPr>
          <w:ins w:id="1011" w:author="Sudhanshu Satyam" w:date="2020-08-10T19:32:00Z"/>
          <w:rFonts w:cstheme="minorHAnsi"/>
          <w:sz w:val="24"/>
          <w:szCs w:val="24"/>
          <w:rPrChange w:id="1012" w:author="Sudhanshu Satyam" w:date="2020-08-19T11:36:00Z">
            <w:rPr>
              <w:ins w:id="1013" w:author="Sudhanshu Satyam" w:date="2020-08-10T19:32:00Z"/>
            </w:rPr>
          </w:rPrChange>
        </w:rPr>
        <w:pPrChange w:id="1014" w:author="Sudhanshu Satyam" w:date="2020-08-19T11:36:00Z">
          <w:pPr>
            <w:pStyle w:val="ListParagraph"/>
          </w:pPr>
        </w:pPrChange>
      </w:pPr>
      <w:ins w:id="1015" w:author="Sudhanshu Satyam" w:date="2020-08-10T19:32:00Z">
        <w:r w:rsidRPr="000B3C61">
          <w:rPr>
            <w:rFonts w:cstheme="minorHAnsi"/>
            <w:sz w:val="24"/>
            <w:szCs w:val="24"/>
          </w:rPr>
          <w:t xml:space="preserve">On </w:t>
        </w:r>
      </w:ins>
      <w:ins w:id="1016" w:author="Sudhanshu Satyam" w:date="2020-08-19T11:35:00Z">
        <w:r w:rsidR="00DD1A8F">
          <w:rPr>
            <w:rFonts w:cstheme="minorHAnsi"/>
            <w:sz w:val="24"/>
            <w:szCs w:val="24"/>
          </w:rPr>
          <w:t>Postman</w:t>
        </w:r>
      </w:ins>
      <w:ins w:id="1017" w:author="Sudhanshu Satyam" w:date="2020-08-10T19:32:00Z">
        <w:r w:rsidRPr="000B3C61">
          <w:rPr>
            <w:rFonts w:cstheme="minorHAnsi"/>
            <w:sz w:val="24"/>
            <w:szCs w:val="24"/>
          </w:rPr>
          <w:t xml:space="preserve">, create a new </w:t>
        </w:r>
      </w:ins>
      <w:ins w:id="1018" w:author="Sudhanshu Satyam" w:date="2020-08-19T11:35:00Z">
        <w:r w:rsidR="00DD1A8F">
          <w:rPr>
            <w:rFonts w:cstheme="minorHAnsi"/>
            <w:sz w:val="24"/>
            <w:szCs w:val="24"/>
          </w:rPr>
          <w:t>collection and under that collection create a new request</w:t>
        </w:r>
      </w:ins>
      <w:ins w:id="1019" w:author="Sudhanshu Satyam" w:date="2020-08-10T19:32:00Z">
        <w:r w:rsidRPr="000B3C61">
          <w:rPr>
            <w:rFonts w:cstheme="minorHAnsi"/>
            <w:sz w:val="24"/>
            <w:szCs w:val="24"/>
          </w:rPr>
          <w:t xml:space="preserve"> </w:t>
        </w:r>
      </w:ins>
      <w:ins w:id="1020" w:author="Sudhanshu Satyam" w:date="2020-08-19T11:36:00Z">
        <w:r w:rsidR="00DD1A8F">
          <w:rPr>
            <w:rFonts w:cstheme="minorHAnsi"/>
            <w:sz w:val="24"/>
            <w:szCs w:val="24"/>
          </w:rPr>
          <w:t>as shown below</w:t>
        </w:r>
      </w:ins>
      <w:ins w:id="1021" w:author="Sudhanshu Satyam" w:date="2020-08-19T11:38:00Z">
        <w:r w:rsidR="00DD1A8F">
          <w:rPr>
            <w:rFonts w:cstheme="minorHAnsi"/>
            <w:sz w:val="24"/>
            <w:szCs w:val="24"/>
          </w:rPr>
          <w:t xml:space="preserve"> and send the request to fetch response.</w:t>
        </w:r>
      </w:ins>
    </w:p>
    <w:p w14:paraId="657CFAE8" w14:textId="015E6B0F" w:rsidR="00B2658C" w:rsidRDefault="00DD1A8F">
      <w:pPr>
        <w:rPr>
          <w:ins w:id="1022" w:author="Sudhanshu Satyam" w:date="2020-08-19T11:38:00Z"/>
        </w:rPr>
      </w:pPr>
      <w:ins w:id="1023" w:author="Sudhanshu Satyam" w:date="2020-08-19T11:37:00Z">
        <w:r>
          <w:rPr>
            <w:noProof/>
          </w:rPr>
          <w:drawing>
            <wp:inline distT="0" distB="0" distL="0" distR="0" wp14:anchorId="128DF8F0" wp14:editId="040B12ED">
              <wp:extent cx="5943600" cy="26993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9385"/>
                      </a:xfrm>
                      <a:prstGeom prst="rect">
                        <a:avLst/>
                      </a:prstGeom>
                    </pic:spPr>
                  </pic:pic>
                </a:graphicData>
              </a:graphic>
            </wp:inline>
          </w:drawing>
        </w:r>
      </w:ins>
    </w:p>
    <w:p w14:paraId="1E3DDE5E" w14:textId="77777777" w:rsidR="00DD1A8F" w:rsidRPr="00CF703B" w:rsidRDefault="00DD1A8F">
      <w:pPr>
        <w:rPr>
          <w:ins w:id="1024" w:author="Sudhanshu Satyam" w:date="2020-08-10T11:33:00Z"/>
          <w:rPrChange w:id="1025" w:author="Sudhanshu Satyam" w:date="2020-08-10T11:34:00Z">
            <w:rPr>
              <w:ins w:id="1026" w:author="Sudhanshu Satyam" w:date="2020-08-10T11:33:00Z"/>
            </w:rPr>
          </w:rPrChange>
        </w:rPr>
        <w:pPrChange w:id="1027" w:author="Sudhanshu Satyam" w:date="2020-08-10T11:34:00Z">
          <w:pPr>
            <w:pStyle w:val="Heading2"/>
          </w:pPr>
        </w:pPrChange>
      </w:pPr>
    </w:p>
    <w:p w14:paraId="47CC1AF6" w14:textId="48C3BDF5" w:rsidR="00D66015" w:rsidRDefault="00892C5E" w:rsidP="00D66015">
      <w:pPr>
        <w:pStyle w:val="Heading2"/>
        <w:numPr>
          <w:ilvl w:val="0"/>
          <w:numId w:val="12"/>
        </w:numPr>
        <w:rPr>
          <w:ins w:id="1028" w:author="Sudhanshu Satyam" w:date="2020-08-20T10:07:00Z"/>
        </w:rPr>
      </w:pPr>
      <w:bookmarkStart w:id="1029" w:name="_Toc48811302"/>
      <w:ins w:id="1030" w:author="Sudhanshu Satyam" w:date="2020-08-20T10:06:00Z">
        <w:r>
          <w:t>Insert data into MongoDB</w:t>
        </w:r>
      </w:ins>
      <w:bookmarkEnd w:id="1029"/>
    </w:p>
    <w:p w14:paraId="185B44C9" w14:textId="006A9243" w:rsidR="00892C5E" w:rsidRPr="00892C5E" w:rsidRDefault="00892C5E">
      <w:pPr>
        <w:rPr>
          <w:ins w:id="1031" w:author="Sudhanshu Satyam" w:date="2020-08-20T10:06:00Z"/>
          <w:rPrChange w:id="1032" w:author="Sudhanshu Satyam" w:date="2020-08-20T10:07:00Z">
            <w:rPr>
              <w:ins w:id="1033" w:author="Sudhanshu Satyam" w:date="2020-08-20T10:06:00Z"/>
            </w:rPr>
          </w:rPrChange>
        </w:rPr>
        <w:pPrChange w:id="1034" w:author="Sudhanshu Satyam" w:date="2020-08-20T10:07:00Z">
          <w:pPr>
            <w:pStyle w:val="Heading2"/>
          </w:pPr>
        </w:pPrChange>
      </w:pPr>
      <w:ins w:id="1035" w:author="Sudhanshu Satyam" w:date="2020-08-20T10:07:00Z">
        <w:r>
          <w:rPr>
            <w:noProof/>
          </w:rPr>
          <w:drawing>
            <wp:inline distT="0" distB="0" distL="0" distR="0" wp14:anchorId="1379D382" wp14:editId="2A02B30B">
              <wp:extent cx="5943600" cy="2673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3350"/>
                      </a:xfrm>
                      <a:prstGeom prst="rect">
                        <a:avLst/>
                      </a:prstGeom>
                    </pic:spPr>
                  </pic:pic>
                </a:graphicData>
              </a:graphic>
            </wp:inline>
          </w:drawing>
        </w:r>
      </w:ins>
    </w:p>
    <w:p w14:paraId="60ACBE9E" w14:textId="69462275" w:rsidR="00DD1A8F" w:rsidRDefault="00DD1A8F" w:rsidP="00DD1A8F">
      <w:pPr>
        <w:pStyle w:val="Heading2"/>
        <w:numPr>
          <w:ilvl w:val="0"/>
          <w:numId w:val="12"/>
        </w:numPr>
        <w:rPr>
          <w:ins w:id="1036" w:author="Sudhanshu Satyam" w:date="2020-08-19T11:45:00Z"/>
        </w:rPr>
      </w:pPr>
      <w:bookmarkStart w:id="1037" w:name="_Toc48811303"/>
      <w:ins w:id="1038" w:author="Sudhanshu Satyam" w:date="2020-08-19T11:41:00Z">
        <w:r>
          <w:lastRenderedPageBreak/>
          <w:t xml:space="preserve">Authenticate user by </w:t>
        </w:r>
      </w:ins>
      <w:ins w:id="1039" w:author="Sudhanshu Satyam" w:date="2020-08-20T10:14:00Z">
        <w:r w:rsidR="00166949">
          <w:t>JWT</w:t>
        </w:r>
      </w:ins>
      <w:ins w:id="1040" w:author="Sudhanshu Satyam" w:date="2020-08-19T11:41:00Z">
        <w:r>
          <w:t>:</w:t>
        </w:r>
      </w:ins>
      <w:bookmarkEnd w:id="1037"/>
    </w:p>
    <w:p w14:paraId="293CFE48" w14:textId="35629655" w:rsidR="00501DEA" w:rsidRPr="00501DEA" w:rsidRDefault="00501DEA">
      <w:pPr>
        <w:rPr>
          <w:ins w:id="1041" w:author="Sudhanshu Satyam" w:date="2020-08-19T11:41:00Z"/>
          <w:rPrChange w:id="1042" w:author="Sudhanshu Satyam" w:date="2020-08-19T11:45:00Z">
            <w:rPr>
              <w:ins w:id="1043" w:author="Sudhanshu Satyam" w:date="2020-08-19T11:41:00Z"/>
            </w:rPr>
          </w:rPrChange>
        </w:rPr>
        <w:pPrChange w:id="1044" w:author="Sudhanshu Satyam" w:date="2020-08-19T11:45:00Z">
          <w:pPr>
            <w:pStyle w:val="Heading2"/>
            <w:numPr>
              <w:numId w:val="12"/>
            </w:numPr>
            <w:ind w:left="720" w:hanging="360"/>
          </w:pPr>
        </w:pPrChange>
      </w:pPr>
      <w:ins w:id="1045" w:author="Sudhanshu Satyam" w:date="2020-08-19T11:46:00Z">
        <w:r>
          <w:t>Add request body with username and password as shown in screen shot:</w:t>
        </w:r>
      </w:ins>
    </w:p>
    <w:p w14:paraId="4DC3CC80" w14:textId="2D900A77" w:rsidR="00DD1A8F" w:rsidRDefault="00DD1A8F" w:rsidP="00DD1A8F">
      <w:pPr>
        <w:rPr>
          <w:ins w:id="1046" w:author="Sudhanshu Satyam" w:date="2020-08-19T11:42:00Z"/>
        </w:rPr>
      </w:pPr>
      <w:ins w:id="1047" w:author="Sudhanshu Satyam" w:date="2020-08-19T11:42:00Z">
        <w:r>
          <w:rPr>
            <w:noProof/>
          </w:rPr>
          <w:drawing>
            <wp:inline distT="0" distB="0" distL="0" distR="0" wp14:anchorId="15CA69CB" wp14:editId="5A669C89">
              <wp:extent cx="5943600" cy="2676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76525"/>
                      </a:xfrm>
                      <a:prstGeom prst="rect">
                        <a:avLst/>
                      </a:prstGeom>
                    </pic:spPr>
                  </pic:pic>
                </a:graphicData>
              </a:graphic>
            </wp:inline>
          </w:drawing>
        </w:r>
      </w:ins>
    </w:p>
    <w:p w14:paraId="09EE30C7" w14:textId="77777777" w:rsidR="00DD1A8F" w:rsidRPr="00DD1A8F" w:rsidRDefault="00DD1A8F">
      <w:pPr>
        <w:rPr>
          <w:ins w:id="1048" w:author="Sudhanshu Satyam" w:date="2020-08-19T11:40:00Z"/>
          <w:rPrChange w:id="1049" w:author="Sudhanshu Satyam" w:date="2020-08-19T11:41:00Z">
            <w:rPr>
              <w:ins w:id="1050" w:author="Sudhanshu Satyam" w:date="2020-08-19T11:40:00Z"/>
            </w:rPr>
          </w:rPrChange>
        </w:rPr>
        <w:pPrChange w:id="1051" w:author="Sudhanshu Satyam" w:date="2020-08-19T11:41:00Z">
          <w:pPr>
            <w:pStyle w:val="Heading2"/>
          </w:pPr>
        </w:pPrChange>
      </w:pPr>
    </w:p>
    <w:p w14:paraId="50F8245B" w14:textId="4EB49AC2" w:rsidR="00DD1A8F" w:rsidRDefault="00DD1A8F" w:rsidP="00DD1A8F">
      <w:pPr>
        <w:pStyle w:val="Heading2"/>
        <w:numPr>
          <w:ilvl w:val="0"/>
          <w:numId w:val="12"/>
        </w:numPr>
        <w:rPr>
          <w:ins w:id="1052" w:author="Sudhanshu Satyam" w:date="2020-08-19T11:45:00Z"/>
        </w:rPr>
      </w:pPr>
      <w:bookmarkStart w:id="1053" w:name="_Toc48811304"/>
      <w:ins w:id="1054" w:author="Sudhanshu Satyam" w:date="2020-08-19T11:43:00Z">
        <w:r>
          <w:t xml:space="preserve">Add </w:t>
        </w:r>
      </w:ins>
      <w:ins w:id="1055" w:author="Sudhanshu Satyam" w:date="2020-08-20T10:14:00Z">
        <w:r w:rsidR="00166949">
          <w:t>a</w:t>
        </w:r>
      </w:ins>
      <w:ins w:id="1056" w:author="Sudhanshu Satyam" w:date="2020-08-19T11:43:00Z">
        <w:r>
          <w:t xml:space="preserve">uthorization token to </w:t>
        </w:r>
      </w:ins>
      <w:ins w:id="1057" w:author="Sudhanshu Satyam" w:date="2020-08-20T10:14:00Z">
        <w:r w:rsidR="00166949">
          <w:t>r</w:t>
        </w:r>
      </w:ins>
      <w:ins w:id="1058" w:author="Sudhanshu Satyam" w:date="2020-08-19T11:43:00Z">
        <w:r>
          <w:t>e</w:t>
        </w:r>
      </w:ins>
      <w:ins w:id="1059" w:author="Sudhanshu Satyam" w:date="2020-08-19T11:44:00Z">
        <w:r>
          <w:t>quest h</w:t>
        </w:r>
      </w:ins>
      <w:ins w:id="1060" w:author="Sudhanshu Satyam" w:date="2020-08-19T11:43:00Z">
        <w:r>
          <w:t>eader :</w:t>
        </w:r>
      </w:ins>
      <w:bookmarkEnd w:id="1053"/>
    </w:p>
    <w:p w14:paraId="34998476" w14:textId="5E7611FE" w:rsidR="006F13D6" w:rsidRPr="006F13D6" w:rsidRDefault="006F13D6">
      <w:pPr>
        <w:rPr>
          <w:ins w:id="1061" w:author="Sudhanshu Satyam" w:date="2020-08-19T11:43:00Z"/>
          <w:rPrChange w:id="1062" w:author="Sudhanshu Satyam" w:date="2020-08-19T11:45:00Z">
            <w:rPr>
              <w:ins w:id="1063" w:author="Sudhanshu Satyam" w:date="2020-08-19T11:43:00Z"/>
            </w:rPr>
          </w:rPrChange>
        </w:rPr>
        <w:pPrChange w:id="1064" w:author="Sudhanshu Satyam" w:date="2020-08-19T11:45:00Z">
          <w:pPr>
            <w:pStyle w:val="Heading2"/>
            <w:numPr>
              <w:numId w:val="12"/>
            </w:numPr>
            <w:ind w:left="720" w:hanging="360"/>
          </w:pPr>
        </w:pPrChange>
      </w:pPr>
      <w:ins w:id="1065" w:author="Sudhanshu Satyam" w:date="2020-08-19T11:45:00Z">
        <w:r>
          <w:t>Add token to request header and save the request body</w:t>
        </w:r>
      </w:ins>
    </w:p>
    <w:p w14:paraId="002183C0" w14:textId="6473C9F0" w:rsidR="006F13D6" w:rsidRPr="00DD1A8F" w:rsidRDefault="006F13D6">
      <w:pPr>
        <w:rPr>
          <w:ins w:id="1066" w:author="Sudhanshu Satyam" w:date="2020-08-19T11:43:00Z"/>
          <w:rPrChange w:id="1067" w:author="Sudhanshu Satyam" w:date="2020-08-19T11:43:00Z">
            <w:rPr>
              <w:ins w:id="1068" w:author="Sudhanshu Satyam" w:date="2020-08-19T11:43:00Z"/>
            </w:rPr>
          </w:rPrChange>
        </w:rPr>
        <w:pPrChange w:id="1069" w:author="Sudhanshu Satyam" w:date="2020-08-19T11:43:00Z">
          <w:pPr>
            <w:pStyle w:val="Heading2"/>
          </w:pPr>
        </w:pPrChange>
      </w:pPr>
      <w:ins w:id="1070" w:author="Sudhanshu Satyam" w:date="2020-08-19T11:45:00Z">
        <w:r>
          <w:rPr>
            <w:noProof/>
          </w:rPr>
          <w:drawing>
            <wp:inline distT="0" distB="0" distL="0" distR="0" wp14:anchorId="4BB0F397" wp14:editId="717244C7">
              <wp:extent cx="5943600"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7950"/>
                      </a:xfrm>
                      <a:prstGeom prst="rect">
                        <a:avLst/>
                      </a:prstGeom>
                    </pic:spPr>
                  </pic:pic>
                </a:graphicData>
              </a:graphic>
            </wp:inline>
          </w:drawing>
        </w:r>
      </w:ins>
    </w:p>
    <w:p w14:paraId="7A38FA6E" w14:textId="1BFD204E" w:rsidR="00436275" w:rsidRDefault="00436275" w:rsidP="00436275">
      <w:pPr>
        <w:pStyle w:val="Heading2"/>
        <w:numPr>
          <w:ilvl w:val="0"/>
          <w:numId w:val="12"/>
        </w:numPr>
        <w:rPr>
          <w:ins w:id="1071" w:author="Sudhanshu Satyam" w:date="2020-08-19T11:48:00Z"/>
        </w:rPr>
      </w:pPr>
      <w:bookmarkStart w:id="1072" w:name="_Toc48811305"/>
      <w:ins w:id="1073" w:author="Sudhanshu Satyam" w:date="2020-08-19T11:47:00Z">
        <w:r>
          <w:lastRenderedPageBreak/>
          <w:t xml:space="preserve">Access user </w:t>
        </w:r>
      </w:ins>
      <w:ins w:id="1074" w:author="Sudhanshu Satyam" w:date="2020-08-19T11:48:00Z">
        <w:r>
          <w:t xml:space="preserve">session </w:t>
        </w:r>
      </w:ins>
      <w:ins w:id="1075" w:author="Sudhanshu Satyam" w:date="2020-08-20T10:14:00Z">
        <w:r w:rsidR="00AA78CC">
          <w:t>on</w:t>
        </w:r>
      </w:ins>
      <w:ins w:id="1076" w:author="Sudhanshu Satyam" w:date="2020-08-19T11:48:00Z">
        <w:r>
          <w:t xml:space="preserve"> JWT authentication:</w:t>
        </w:r>
        <w:bookmarkEnd w:id="1072"/>
      </w:ins>
    </w:p>
    <w:p w14:paraId="15FB4ADD" w14:textId="5E3CE200" w:rsidR="00436275" w:rsidRPr="00436275" w:rsidRDefault="00436275">
      <w:pPr>
        <w:rPr>
          <w:ins w:id="1077" w:author="Sudhanshu Satyam" w:date="2020-08-19T11:47:00Z"/>
          <w:rPrChange w:id="1078" w:author="Sudhanshu Satyam" w:date="2020-08-19T11:48:00Z">
            <w:rPr>
              <w:ins w:id="1079" w:author="Sudhanshu Satyam" w:date="2020-08-19T11:47:00Z"/>
            </w:rPr>
          </w:rPrChange>
        </w:rPr>
        <w:pPrChange w:id="1080" w:author="Sudhanshu Satyam" w:date="2020-08-19T11:48:00Z">
          <w:pPr>
            <w:pStyle w:val="Heading2"/>
          </w:pPr>
        </w:pPrChange>
      </w:pPr>
      <w:ins w:id="1081" w:author="Sudhanshu Satyam" w:date="2020-08-19T11:48:00Z">
        <w:r>
          <w:rPr>
            <w:noProof/>
          </w:rPr>
          <w:drawing>
            <wp:inline distT="0" distB="0" distL="0" distR="0" wp14:anchorId="60B6F004" wp14:editId="2FA6AA42">
              <wp:extent cx="5943600" cy="27489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8915"/>
                      </a:xfrm>
                      <a:prstGeom prst="rect">
                        <a:avLst/>
                      </a:prstGeom>
                    </pic:spPr>
                  </pic:pic>
                </a:graphicData>
              </a:graphic>
            </wp:inline>
          </w:drawing>
        </w:r>
      </w:ins>
    </w:p>
    <w:p w14:paraId="55956E13" w14:textId="77777777" w:rsidR="00DD1A8F" w:rsidRDefault="00DD1A8F">
      <w:pPr>
        <w:pStyle w:val="Heading2"/>
        <w:rPr>
          <w:ins w:id="1082" w:author="Sudhanshu Satyam" w:date="2020-08-19T11:40:00Z"/>
        </w:rPr>
      </w:pPr>
    </w:p>
    <w:sectPr w:rsidR="00DD1A8F">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11A14" w14:textId="77777777" w:rsidR="00BE38DB" w:rsidRDefault="00BE38DB" w:rsidP="00F377D0">
      <w:pPr>
        <w:spacing w:after="0" w:line="240" w:lineRule="auto"/>
      </w:pPr>
      <w:r>
        <w:separator/>
      </w:r>
    </w:p>
  </w:endnote>
  <w:endnote w:type="continuationSeparator" w:id="0">
    <w:p w14:paraId="49444E41" w14:textId="77777777" w:rsidR="00BE38DB" w:rsidRDefault="00BE38DB" w:rsidP="00F3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465B7" w14:textId="77777777" w:rsidR="0033701B" w:rsidRDefault="0033701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662B6B" w14:textId="58770CD1" w:rsidR="0033701B" w:rsidRDefault="0033701B">
    <w:pPr>
      <w:pStyle w:val="Footer"/>
    </w:pPr>
    <w:r>
      <w:t>IBM INTERNAL -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507D8" w14:textId="77777777" w:rsidR="00BE38DB" w:rsidRDefault="00BE38DB" w:rsidP="00F377D0">
      <w:pPr>
        <w:spacing w:after="0" w:line="240" w:lineRule="auto"/>
      </w:pPr>
      <w:r>
        <w:separator/>
      </w:r>
    </w:p>
  </w:footnote>
  <w:footnote w:type="continuationSeparator" w:id="0">
    <w:p w14:paraId="07801CF9" w14:textId="77777777" w:rsidR="00BE38DB" w:rsidRDefault="00BE38DB" w:rsidP="00F37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60F18" w14:textId="159CF9DD" w:rsidR="0033701B" w:rsidRDefault="0033701B">
    <w:pPr>
      <w:pStyle w:val="Header"/>
    </w:pPr>
    <w:r>
      <w:tab/>
    </w:r>
    <w:r>
      <w:tab/>
    </w:r>
    <w:r w:rsidRPr="0096380C">
      <w:rPr>
        <w:rFonts w:ascii="Arial" w:hAnsi="Arial"/>
        <w:noProof/>
        <w:sz w:val="20"/>
      </w:rPr>
      <w:drawing>
        <wp:inline distT="0" distB="0" distL="0" distR="0" wp14:anchorId="4C4CEE6A" wp14:editId="596BD53F">
          <wp:extent cx="139446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381000"/>
                  </a:xfrm>
                  <a:prstGeom prst="rect">
                    <a:avLst/>
                  </a:prstGeom>
                  <a:noFill/>
                  <a:ln>
                    <a:noFill/>
                  </a:ln>
                </pic:spPr>
              </pic:pic>
            </a:graphicData>
          </a:graphic>
        </wp:inline>
      </w:drawing>
    </w:r>
  </w:p>
  <w:p w14:paraId="5D75EC9D" w14:textId="77777777" w:rsidR="0033701B" w:rsidRDefault="003370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434A"/>
    <w:multiLevelType w:val="hybridMultilevel"/>
    <w:tmpl w:val="4B009C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D954DD"/>
    <w:multiLevelType w:val="hybridMultilevel"/>
    <w:tmpl w:val="8A042B7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766E9"/>
    <w:multiLevelType w:val="hybridMultilevel"/>
    <w:tmpl w:val="9A2E7D3E"/>
    <w:lvl w:ilvl="0" w:tplc="5606771A">
      <w:start w:val="1"/>
      <w:numFmt w:val="decimal"/>
      <w:lvlText w:val="%1."/>
      <w:lvlJc w:val="left"/>
      <w:pPr>
        <w:ind w:left="36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52B7B"/>
    <w:multiLevelType w:val="hybridMultilevel"/>
    <w:tmpl w:val="1C8EB86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C5E76"/>
    <w:multiLevelType w:val="hybridMultilevel"/>
    <w:tmpl w:val="9E1883FC"/>
    <w:lvl w:ilvl="0" w:tplc="24DC4EB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31EE144">
      <w:start w:val="6"/>
      <w:numFmt w:val="decimal"/>
      <w:lvlText w:val="%4"/>
      <w:lvlJc w:val="left"/>
      <w:pPr>
        <w:ind w:left="360" w:hanging="360"/>
      </w:pPr>
      <w:rPr>
        <w:rFonts w:asciiTheme="majorHAnsi" w:eastAsiaTheme="majorEastAsia" w:hAnsiTheme="majorHAnsi" w:cstheme="majorBidi" w:hint="default"/>
        <w:b w:val="0"/>
        <w:color w:val="2F5496" w:themeColor="accent1" w:themeShade="BF"/>
        <w:sz w:val="26"/>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D7C03"/>
    <w:multiLevelType w:val="hybridMultilevel"/>
    <w:tmpl w:val="8A042B7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4167E5"/>
    <w:multiLevelType w:val="hybridMultilevel"/>
    <w:tmpl w:val="C4A6CF1E"/>
    <w:lvl w:ilvl="0" w:tplc="061848F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1F68A6"/>
    <w:multiLevelType w:val="hybridMultilevel"/>
    <w:tmpl w:val="6560A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7F1BE4"/>
    <w:multiLevelType w:val="hybridMultilevel"/>
    <w:tmpl w:val="E87A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143D61"/>
    <w:multiLevelType w:val="hybridMultilevel"/>
    <w:tmpl w:val="FA3A39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750FFE"/>
    <w:multiLevelType w:val="hybridMultilevel"/>
    <w:tmpl w:val="9FDAF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EF35AC"/>
    <w:multiLevelType w:val="hybridMultilevel"/>
    <w:tmpl w:val="6560A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9"/>
  </w:num>
  <w:num w:numId="5">
    <w:abstractNumId w:val="3"/>
  </w:num>
  <w:num w:numId="6">
    <w:abstractNumId w:val="2"/>
  </w:num>
  <w:num w:numId="7">
    <w:abstractNumId w:val="0"/>
  </w:num>
  <w:num w:numId="8">
    <w:abstractNumId w:val="1"/>
  </w:num>
  <w:num w:numId="9">
    <w:abstractNumId w:val="5"/>
  </w:num>
  <w:num w:numId="10">
    <w:abstractNumId w:val="7"/>
  </w:num>
  <w:num w:numId="11">
    <w:abstractNumId w:val="11"/>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dhanshu Satyam">
    <w15:presenceInfo w15:providerId="AD" w15:userId="S::susatyam@in.ibm.com::3f433957-5b90-493e-aac8-64f0a7954063"/>
  </w15:person>
  <w15:person w15:author="Harish Kumar">
    <w15:presenceInfo w15:providerId="AD" w15:userId="S::Harish.Kumar2@ibm.com::d43a5f55-7f37-41be-b0f4-ee25fb501ac8"/>
  </w15:person>
  <w15:person w15:author="anton.vahcic">
    <w15:presenceInfo w15:providerId="AD" w15:userId="S::anton.vahcic@si.ibm.com::425120af-1324-4e84-bc0f-8d16541a5e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27"/>
    <w:rsid w:val="00016B18"/>
    <w:rsid w:val="00043A26"/>
    <w:rsid w:val="00047913"/>
    <w:rsid w:val="00051EFA"/>
    <w:rsid w:val="00053364"/>
    <w:rsid w:val="00066C8D"/>
    <w:rsid w:val="00067C5D"/>
    <w:rsid w:val="0007018D"/>
    <w:rsid w:val="0007718F"/>
    <w:rsid w:val="00085305"/>
    <w:rsid w:val="0009593B"/>
    <w:rsid w:val="000B1F19"/>
    <w:rsid w:val="000B3C61"/>
    <w:rsid w:val="000D2C35"/>
    <w:rsid w:val="000F1A25"/>
    <w:rsid w:val="001061D4"/>
    <w:rsid w:val="00110B3E"/>
    <w:rsid w:val="00111205"/>
    <w:rsid w:val="00112137"/>
    <w:rsid w:val="00115948"/>
    <w:rsid w:val="001275D8"/>
    <w:rsid w:val="0013224D"/>
    <w:rsid w:val="00143998"/>
    <w:rsid w:val="00144240"/>
    <w:rsid w:val="00151586"/>
    <w:rsid w:val="00166949"/>
    <w:rsid w:val="00175938"/>
    <w:rsid w:val="00177B79"/>
    <w:rsid w:val="00182EFC"/>
    <w:rsid w:val="0018486C"/>
    <w:rsid w:val="00187257"/>
    <w:rsid w:val="00190E8B"/>
    <w:rsid w:val="001A100D"/>
    <w:rsid w:val="001B2ACF"/>
    <w:rsid w:val="001C2EF8"/>
    <w:rsid w:val="001D081E"/>
    <w:rsid w:val="001E70EE"/>
    <w:rsid w:val="001F6A0A"/>
    <w:rsid w:val="0021194F"/>
    <w:rsid w:val="00211A90"/>
    <w:rsid w:val="0022732A"/>
    <w:rsid w:val="002428A4"/>
    <w:rsid w:val="00243DF9"/>
    <w:rsid w:val="0029686D"/>
    <w:rsid w:val="002C388E"/>
    <w:rsid w:val="002D4904"/>
    <w:rsid w:val="002F64C6"/>
    <w:rsid w:val="00300096"/>
    <w:rsid w:val="00303480"/>
    <w:rsid w:val="003141DC"/>
    <w:rsid w:val="00317C61"/>
    <w:rsid w:val="0033701B"/>
    <w:rsid w:val="00352D46"/>
    <w:rsid w:val="0036347E"/>
    <w:rsid w:val="003804F0"/>
    <w:rsid w:val="00380B5A"/>
    <w:rsid w:val="00395FF1"/>
    <w:rsid w:val="003B49F6"/>
    <w:rsid w:val="003C1767"/>
    <w:rsid w:val="003C64B7"/>
    <w:rsid w:val="003D4072"/>
    <w:rsid w:val="003E2779"/>
    <w:rsid w:val="003F2ACF"/>
    <w:rsid w:val="003F321F"/>
    <w:rsid w:val="003F77A8"/>
    <w:rsid w:val="00436275"/>
    <w:rsid w:val="004414DF"/>
    <w:rsid w:val="004425A4"/>
    <w:rsid w:val="004500E1"/>
    <w:rsid w:val="004503BE"/>
    <w:rsid w:val="004527EC"/>
    <w:rsid w:val="00454988"/>
    <w:rsid w:val="0046404C"/>
    <w:rsid w:val="0046663B"/>
    <w:rsid w:val="00482EEA"/>
    <w:rsid w:val="004C3E0A"/>
    <w:rsid w:val="004D51F9"/>
    <w:rsid w:val="00501DEA"/>
    <w:rsid w:val="0050575B"/>
    <w:rsid w:val="00510D7E"/>
    <w:rsid w:val="005226FD"/>
    <w:rsid w:val="00527F16"/>
    <w:rsid w:val="00537295"/>
    <w:rsid w:val="00537F18"/>
    <w:rsid w:val="00551591"/>
    <w:rsid w:val="0057544F"/>
    <w:rsid w:val="00580E5A"/>
    <w:rsid w:val="00594F53"/>
    <w:rsid w:val="005A2DAE"/>
    <w:rsid w:val="005A390D"/>
    <w:rsid w:val="005C5DA2"/>
    <w:rsid w:val="005E27F6"/>
    <w:rsid w:val="0060179F"/>
    <w:rsid w:val="006136FE"/>
    <w:rsid w:val="00615E44"/>
    <w:rsid w:val="006179FB"/>
    <w:rsid w:val="006217D6"/>
    <w:rsid w:val="00631E87"/>
    <w:rsid w:val="00637808"/>
    <w:rsid w:val="006403D0"/>
    <w:rsid w:val="00656792"/>
    <w:rsid w:val="00656AC1"/>
    <w:rsid w:val="0066031A"/>
    <w:rsid w:val="00672662"/>
    <w:rsid w:val="00676AA0"/>
    <w:rsid w:val="006B78E6"/>
    <w:rsid w:val="006E04CB"/>
    <w:rsid w:val="006E3175"/>
    <w:rsid w:val="006F13D6"/>
    <w:rsid w:val="006F409E"/>
    <w:rsid w:val="007272E7"/>
    <w:rsid w:val="007346CD"/>
    <w:rsid w:val="00744110"/>
    <w:rsid w:val="00746B3D"/>
    <w:rsid w:val="00753CCC"/>
    <w:rsid w:val="00755064"/>
    <w:rsid w:val="007756E0"/>
    <w:rsid w:val="0078103E"/>
    <w:rsid w:val="007A7120"/>
    <w:rsid w:val="007B101C"/>
    <w:rsid w:val="007B20A3"/>
    <w:rsid w:val="007B4F33"/>
    <w:rsid w:val="007C5B8A"/>
    <w:rsid w:val="007D21A1"/>
    <w:rsid w:val="007D24DD"/>
    <w:rsid w:val="007E261C"/>
    <w:rsid w:val="007E30DE"/>
    <w:rsid w:val="007F2F3B"/>
    <w:rsid w:val="007F7A00"/>
    <w:rsid w:val="00804D95"/>
    <w:rsid w:val="00815BBC"/>
    <w:rsid w:val="008314B1"/>
    <w:rsid w:val="00843BFB"/>
    <w:rsid w:val="00847813"/>
    <w:rsid w:val="0087638C"/>
    <w:rsid w:val="008819EC"/>
    <w:rsid w:val="00883753"/>
    <w:rsid w:val="008861C6"/>
    <w:rsid w:val="00892C5E"/>
    <w:rsid w:val="008A309C"/>
    <w:rsid w:val="008D7ABC"/>
    <w:rsid w:val="008F6ACF"/>
    <w:rsid w:val="00915E34"/>
    <w:rsid w:val="009259A0"/>
    <w:rsid w:val="00927FD9"/>
    <w:rsid w:val="00942468"/>
    <w:rsid w:val="00946E26"/>
    <w:rsid w:val="00955313"/>
    <w:rsid w:val="00955701"/>
    <w:rsid w:val="00972F08"/>
    <w:rsid w:val="00990568"/>
    <w:rsid w:val="00997DC5"/>
    <w:rsid w:val="009A4F4A"/>
    <w:rsid w:val="009B1859"/>
    <w:rsid w:val="009C43C9"/>
    <w:rsid w:val="009D2736"/>
    <w:rsid w:val="009D291A"/>
    <w:rsid w:val="009E47F8"/>
    <w:rsid w:val="009E655C"/>
    <w:rsid w:val="009E6A47"/>
    <w:rsid w:val="009F6E84"/>
    <w:rsid w:val="00A20030"/>
    <w:rsid w:val="00A406F7"/>
    <w:rsid w:val="00A420CC"/>
    <w:rsid w:val="00A50685"/>
    <w:rsid w:val="00A50B25"/>
    <w:rsid w:val="00A65337"/>
    <w:rsid w:val="00A65D1E"/>
    <w:rsid w:val="00A7567E"/>
    <w:rsid w:val="00A766D4"/>
    <w:rsid w:val="00A81580"/>
    <w:rsid w:val="00A9778A"/>
    <w:rsid w:val="00AA78CC"/>
    <w:rsid w:val="00AB098A"/>
    <w:rsid w:val="00AC3CCE"/>
    <w:rsid w:val="00AC556E"/>
    <w:rsid w:val="00AD10A0"/>
    <w:rsid w:val="00AD1AB8"/>
    <w:rsid w:val="00AD3E84"/>
    <w:rsid w:val="00AD64D3"/>
    <w:rsid w:val="00AF15DA"/>
    <w:rsid w:val="00AF211E"/>
    <w:rsid w:val="00B05254"/>
    <w:rsid w:val="00B20B5C"/>
    <w:rsid w:val="00B22F0F"/>
    <w:rsid w:val="00B2658C"/>
    <w:rsid w:val="00B26D55"/>
    <w:rsid w:val="00B27E64"/>
    <w:rsid w:val="00B32AF4"/>
    <w:rsid w:val="00B64A47"/>
    <w:rsid w:val="00BB0A30"/>
    <w:rsid w:val="00BB36D4"/>
    <w:rsid w:val="00BE38DB"/>
    <w:rsid w:val="00BF5DB2"/>
    <w:rsid w:val="00BF6543"/>
    <w:rsid w:val="00BF7BAF"/>
    <w:rsid w:val="00C13D9E"/>
    <w:rsid w:val="00C31029"/>
    <w:rsid w:val="00C36C64"/>
    <w:rsid w:val="00C41D0A"/>
    <w:rsid w:val="00C51F67"/>
    <w:rsid w:val="00CB6051"/>
    <w:rsid w:val="00CE49D0"/>
    <w:rsid w:val="00CF703B"/>
    <w:rsid w:val="00D036C6"/>
    <w:rsid w:val="00D0558A"/>
    <w:rsid w:val="00D10E4D"/>
    <w:rsid w:val="00D13ABC"/>
    <w:rsid w:val="00D313DB"/>
    <w:rsid w:val="00D52D4A"/>
    <w:rsid w:val="00D54AA8"/>
    <w:rsid w:val="00D6297A"/>
    <w:rsid w:val="00D64849"/>
    <w:rsid w:val="00D66015"/>
    <w:rsid w:val="00D661C9"/>
    <w:rsid w:val="00D67076"/>
    <w:rsid w:val="00D70100"/>
    <w:rsid w:val="00D7089A"/>
    <w:rsid w:val="00D72AB8"/>
    <w:rsid w:val="00D761CC"/>
    <w:rsid w:val="00DA2B58"/>
    <w:rsid w:val="00DA2FB1"/>
    <w:rsid w:val="00DA6F33"/>
    <w:rsid w:val="00DC01FF"/>
    <w:rsid w:val="00DC7C9B"/>
    <w:rsid w:val="00DD0D75"/>
    <w:rsid w:val="00DD1A8F"/>
    <w:rsid w:val="00DD3F06"/>
    <w:rsid w:val="00E21E80"/>
    <w:rsid w:val="00E40A84"/>
    <w:rsid w:val="00E62196"/>
    <w:rsid w:val="00E663D8"/>
    <w:rsid w:val="00E81D0D"/>
    <w:rsid w:val="00E82462"/>
    <w:rsid w:val="00E91F53"/>
    <w:rsid w:val="00EA2ED5"/>
    <w:rsid w:val="00EB698D"/>
    <w:rsid w:val="00ED44CA"/>
    <w:rsid w:val="00EE5413"/>
    <w:rsid w:val="00EE76F0"/>
    <w:rsid w:val="00EF05C4"/>
    <w:rsid w:val="00EF0BB9"/>
    <w:rsid w:val="00EF4CE4"/>
    <w:rsid w:val="00EF7561"/>
    <w:rsid w:val="00F029C8"/>
    <w:rsid w:val="00F104B7"/>
    <w:rsid w:val="00F2198C"/>
    <w:rsid w:val="00F35324"/>
    <w:rsid w:val="00F377D0"/>
    <w:rsid w:val="00F46B27"/>
    <w:rsid w:val="00F604E4"/>
    <w:rsid w:val="00F761FB"/>
    <w:rsid w:val="00F9441E"/>
    <w:rsid w:val="00FA2821"/>
    <w:rsid w:val="00FA7AA3"/>
    <w:rsid w:val="00FC5003"/>
    <w:rsid w:val="00FD2588"/>
    <w:rsid w:val="00FE66DA"/>
    <w:rsid w:val="00FF5D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A17B1"/>
  <w15:chartTrackingRefBased/>
  <w15:docId w15:val="{DFEB41B3-4DDD-408C-BB99-3F8DCDA43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1A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E44"/>
    <w:pPr>
      <w:ind w:left="720"/>
      <w:contextualSpacing/>
    </w:pPr>
  </w:style>
  <w:style w:type="table" w:styleId="TableGrid">
    <w:name w:val="Table Grid"/>
    <w:basedOn w:val="TableNormal"/>
    <w:uiPriority w:val="39"/>
    <w:rsid w:val="00734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0E8B"/>
    <w:rPr>
      <w:color w:val="0563C1" w:themeColor="hyperlink"/>
      <w:u w:val="single"/>
    </w:rPr>
  </w:style>
  <w:style w:type="character" w:styleId="UnresolvedMention">
    <w:name w:val="Unresolved Mention"/>
    <w:basedOn w:val="DefaultParagraphFont"/>
    <w:uiPriority w:val="99"/>
    <w:semiHidden/>
    <w:unhideWhenUsed/>
    <w:rsid w:val="00190E8B"/>
    <w:rPr>
      <w:color w:val="605E5C"/>
      <w:shd w:val="clear" w:color="auto" w:fill="E1DFDD"/>
    </w:rPr>
  </w:style>
  <w:style w:type="character" w:customStyle="1" w:styleId="Heading1Char">
    <w:name w:val="Heading 1 Char"/>
    <w:basedOn w:val="DefaultParagraphFont"/>
    <w:link w:val="Heading1"/>
    <w:uiPriority w:val="9"/>
    <w:rsid w:val="00EA2E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2ED5"/>
    <w:pPr>
      <w:outlineLvl w:val="9"/>
    </w:pPr>
  </w:style>
  <w:style w:type="paragraph" w:styleId="TOC1">
    <w:name w:val="toc 1"/>
    <w:basedOn w:val="Normal"/>
    <w:next w:val="Normal"/>
    <w:autoRedefine/>
    <w:uiPriority w:val="39"/>
    <w:unhideWhenUsed/>
    <w:rsid w:val="00EA2ED5"/>
    <w:pPr>
      <w:spacing w:after="100"/>
    </w:pPr>
  </w:style>
  <w:style w:type="character" w:customStyle="1" w:styleId="Heading2Char">
    <w:name w:val="Heading 2 Char"/>
    <w:basedOn w:val="DefaultParagraphFont"/>
    <w:link w:val="Heading2"/>
    <w:uiPriority w:val="9"/>
    <w:rsid w:val="00EA2ED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A2ED5"/>
    <w:pPr>
      <w:spacing w:after="100"/>
      <w:ind w:left="220"/>
    </w:pPr>
  </w:style>
  <w:style w:type="paragraph" w:styleId="BalloonText">
    <w:name w:val="Balloon Text"/>
    <w:basedOn w:val="Normal"/>
    <w:link w:val="BalloonTextChar"/>
    <w:uiPriority w:val="99"/>
    <w:semiHidden/>
    <w:unhideWhenUsed/>
    <w:rsid w:val="00EA2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ED5"/>
    <w:rPr>
      <w:rFonts w:ascii="Segoe UI" w:hAnsi="Segoe UI" w:cs="Segoe UI"/>
      <w:sz w:val="18"/>
      <w:szCs w:val="18"/>
    </w:rPr>
  </w:style>
  <w:style w:type="paragraph" w:styleId="Header">
    <w:name w:val="header"/>
    <w:basedOn w:val="Normal"/>
    <w:link w:val="HeaderChar"/>
    <w:uiPriority w:val="99"/>
    <w:unhideWhenUsed/>
    <w:rsid w:val="00F37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7D0"/>
  </w:style>
  <w:style w:type="paragraph" w:styleId="Footer">
    <w:name w:val="footer"/>
    <w:basedOn w:val="Normal"/>
    <w:link w:val="FooterChar"/>
    <w:uiPriority w:val="99"/>
    <w:unhideWhenUsed/>
    <w:rsid w:val="00F37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7D0"/>
  </w:style>
  <w:style w:type="character" w:customStyle="1" w:styleId="Heading3Char">
    <w:name w:val="Heading 3 Char"/>
    <w:basedOn w:val="DefaultParagraphFont"/>
    <w:link w:val="Heading3"/>
    <w:uiPriority w:val="9"/>
    <w:rsid w:val="00DD1A8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953FF-5375-49C7-9E3F-E44D0CB63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13</Pages>
  <Words>2180</Words>
  <Characters>12430</Characters>
  <Application>Microsoft Office Word</Application>
  <DocSecurity>0</DocSecurity>
  <Lines>103</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dc:creator>
  <cp:keywords/>
  <dc:description/>
  <cp:lastModifiedBy>Sudhanshu Satyam</cp:lastModifiedBy>
  <cp:revision>90</cp:revision>
  <dcterms:created xsi:type="dcterms:W3CDTF">2020-08-18T11:49:00Z</dcterms:created>
  <dcterms:modified xsi:type="dcterms:W3CDTF">2020-08-25T08:51:00Z</dcterms:modified>
</cp:coreProperties>
</file>